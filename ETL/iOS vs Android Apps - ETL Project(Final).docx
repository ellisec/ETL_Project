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34CC" w:rsidRDefault="005734CC" w:rsidP="00582320">
      <w:pPr>
        <w:spacing w:after="100" w:afterAutospacing="1" w:line="360" w:lineRule="auto"/>
      </w:pPr>
    </w:p>
    <w:p w:rsidR="005330C9" w:rsidRPr="005330C9" w:rsidRDefault="005330C9" w:rsidP="005330C9">
      <w:pPr>
        <w:jc w:val="center"/>
        <w:rPr>
          <w:sz w:val="48"/>
          <w:szCs w:val="48"/>
        </w:rPr>
      </w:pPr>
      <w:bookmarkStart w:id="0" w:name="_Toc53557852"/>
      <w:bookmarkStart w:id="1" w:name="_Toc53558328"/>
      <w:bookmarkStart w:id="2" w:name="_Toc54085835"/>
      <w:bookmarkStart w:id="3" w:name="_Toc54177007"/>
      <w:bookmarkStart w:id="4" w:name="_Toc54177080"/>
      <w:r w:rsidRPr="005330C9">
        <w:rPr>
          <w:sz w:val="48"/>
          <w:szCs w:val="48"/>
        </w:rPr>
        <w:t>ETL Project</w:t>
      </w:r>
    </w:p>
    <w:p w:rsidR="005330C9" w:rsidRDefault="005330C9" w:rsidP="005330C9">
      <w:pPr>
        <w:jc w:val="center"/>
        <w:rPr>
          <w:sz w:val="36"/>
          <w:szCs w:val="36"/>
        </w:rPr>
      </w:pPr>
    </w:p>
    <w:p w:rsidR="005330C9" w:rsidRPr="005330C9" w:rsidRDefault="005330C9" w:rsidP="005330C9">
      <w:pPr>
        <w:jc w:val="center"/>
        <w:rPr>
          <w:sz w:val="44"/>
          <w:szCs w:val="44"/>
        </w:rPr>
      </w:pPr>
      <w:r w:rsidRPr="005330C9">
        <w:rPr>
          <w:sz w:val="44"/>
          <w:szCs w:val="44"/>
        </w:rPr>
        <w:t>Apple App Store vs Google Play Store</w:t>
      </w:r>
    </w:p>
    <w:p w:rsidR="005330C9" w:rsidRDefault="005330C9" w:rsidP="005330C9">
      <w:pPr>
        <w:rPr>
          <w:sz w:val="36"/>
          <w:szCs w:val="36"/>
        </w:rPr>
      </w:pPr>
    </w:p>
    <w:p w:rsidR="005330C9" w:rsidRDefault="005330C9" w:rsidP="005330C9">
      <w:pPr>
        <w:rPr>
          <w:sz w:val="36"/>
          <w:szCs w:val="36"/>
        </w:rPr>
      </w:pPr>
    </w:p>
    <w:p w:rsidR="008446DE" w:rsidRDefault="00486E55" w:rsidP="00582320">
      <w:pPr>
        <w:spacing w:after="100" w:afterAutospacing="1" w:line="360" w:lineRule="auto"/>
        <w:jc w:val="center"/>
        <w:outlineLvl w:val="0"/>
        <w:rPr>
          <w:b/>
          <w:sz w:val="28"/>
        </w:rPr>
      </w:pPr>
      <w:bookmarkStart w:id="5" w:name="_Toc8064041"/>
      <w:bookmarkStart w:id="6" w:name="_Toc8066596"/>
      <w:r w:rsidRPr="00E153CD">
        <w:rPr>
          <w:noProof/>
        </w:rPr>
        <w:drawing>
          <wp:inline distT="0" distB="0" distL="0" distR="0">
            <wp:extent cx="5940425" cy="2527935"/>
            <wp:effectExtent l="0" t="0" r="0" b="0"/>
            <wp:docPr id="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  <w:bookmarkEnd w:id="6"/>
    </w:p>
    <w:p w:rsidR="005330C9" w:rsidRDefault="005330C9" w:rsidP="00582320">
      <w:pPr>
        <w:spacing w:after="100" w:afterAutospacing="1" w:line="360" w:lineRule="auto"/>
        <w:jc w:val="center"/>
        <w:outlineLvl w:val="0"/>
        <w:rPr>
          <w:b/>
          <w:sz w:val="28"/>
        </w:rPr>
      </w:pPr>
    </w:p>
    <w:p w:rsidR="005330C9" w:rsidRDefault="005330C9" w:rsidP="00582320">
      <w:pPr>
        <w:spacing w:after="100" w:afterAutospacing="1" w:line="360" w:lineRule="auto"/>
        <w:jc w:val="center"/>
        <w:outlineLvl w:val="0"/>
        <w:rPr>
          <w:b/>
          <w:sz w:val="28"/>
        </w:rPr>
      </w:pPr>
    </w:p>
    <w:p w:rsidR="005330C9" w:rsidRDefault="005330C9" w:rsidP="00582320">
      <w:pPr>
        <w:spacing w:after="100" w:afterAutospacing="1" w:line="360" w:lineRule="auto"/>
        <w:jc w:val="center"/>
        <w:outlineLvl w:val="0"/>
        <w:rPr>
          <w:b/>
          <w:sz w:val="28"/>
        </w:rPr>
      </w:pPr>
    </w:p>
    <w:bookmarkEnd w:id="0"/>
    <w:bookmarkEnd w:id="1"/>
    <w:bookmarkEnd w:id="2"/>
    <w:bookmarkEnd w:id="3"/>
    <w:bookmarkEnd w:id="4"/>
    <w:p w:rsidR="00463587" w:rsidRPr="00463587" w:rsidRDefault="00463587" w:rsidP="00551C53">
      <w:pPr>
        <w:spacing w:before="1320"/>
        <w:rPr>
          <w:sz w:val="28"/>
          <w:szCs w:val="28"/>
        </w:rPr>
      </w:pPr>
      <w:r w:rsidRPr="00463587">
        <w:rPr>
          <w:sz w:val="28"/>
          <w:szCs w:val="28"/>
        </w:rPr>
        <w:t xml:space="preserve">Last Modified </w:t>
      </w:r>
      <w:r w:rsidRPr="00463587">
        <w:rPr>
          <w:sz w:val="28"/>
          <w:szCs w:val="28"/>
        </w:rPr>
        <w:fldChar w:fldCharType="begin"/>
      </w:r>
      <w:r w:rsidRPr="00463587">
        <w:rPr>
          <w:sz w:val="28"/>
          <w:szCs w:val="28"/>
        </w:rPr>
        <w:instrText xml:space="preserve"> DATE \@ "MMMM d, yyyy" </w:instrText>
      </w:r>
      <w:r w:rsidRPr="00463587">
        <w:rPr>
          <w:sz w:val="28"/>
          <w:szCs w:val="28"/>
        </w:rPr>
        <w:fldChar w:fldCharType="separate"/>
      </w:r>
      <w:r w:rsidR="004C40B4">
        <w:rPr>
          <w:noProof/>
          <w:sz w:val="28"/>
          <w:szCs w:val="28"/>
        </w:rPr>
        <w:t>May 11, 2019</w:t>
      </w:r>
      <w:r w:rsidRPr="00463587">
        <w:rPr>
          <w:sz w:val="28"/>
          <w:szCs w:val="28"/>
        </w:rPr>
        <w:fldChar w:fldCharType="end"/>
      </w:r>
    </w:p>
    <w:p w:rsidR="005734CC" w:rsidRDefault="005734CC" w:rsidP="005330C9">
      <w:pPr>
        <w:spacing w:after="100" w:afterAutospacing="1" w:line="360" w:lineRule="auto"/>
      </w:pPr>
    </w:p>
    <w:tbl>
      <w:tblPr>
        <w:tblW w:w="892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3"/>
        <w:gridCol w:w="1735"/>
        <w:gridCol w:w="3186"/>
        <w:gridCol w:w="2844"/>
      </w:tblGrid>
      <w:tr w:rsidR="005734CC">
        <w:trPr>
          <w:cantSplit/>
          <w:tblHeader/>
          <w:jc w:val="center"/>
        </w:trPr>
        <w:tc>
          <w:tcPr>
            <w:tcW w:w="8928" w:type="dxa"/>
            <w:gridSpan w:val="4"/>
            <w:tcBorders>
              <w:bottom w:val="nil"/>
            </w:tcBorders>
            <w:shd w:val="solid" w:color="auto" w:fill="auto"/>
          </w:tcPr>
          <w:p w:rsidR="005734CC" w:rsidRDefault="005734CC" w:rsidP="00582320">
            <w:pPr>
              <w:pStyle w:val="TableHeading"/>
              <w:spacing w:after="100" w:afterAutospacing="1" w:line="360" w:lineRule="auto"/>
            </w:pPr>
            <w:bookmarkStart w:id="7" w:name="_Toc524319980"/>
            <w:bookmarkStart w:id="8" w:name="_Toc527538998"/>
            <w:bookmarkStart w:id="9" w:name="_Toc54177150"/>
            <w:r>
              <w:lastRenderedPageBreak/>
              <w:t>Document Revision History</w:t>
            </w:r>
            <w:bookmarkEnd w:id="7"/>
            <w:bookmarkEnd w:id="8"/>
            <w:bookmarkEnd w:id="9"/>
          </w:p>
        </w:tc>
      </w:tr>
      <w:tr w:rsidR="005734CC" w:rsidTr="00FE14EE">
        <w:trPr>
          <w:cantSplit/>
          <w:tblHeader/>
          <w:jc w:val="center"/>
        </w:trPr>
        <w:tc>
          <w:tcPr>
            <w:tcW w:w="1163" w:type="dxa"/>
            <w:shd w:val="pct20" w:color="auto" w:fill="auto"/>
            <w:vAlign w:val="center"/>
          </w:tcPr>
          <w:p w:rsidR="005734CC" w:rsidRDefault="005734CC" w:rsidP="00582320">
            <w:pPr>
              <w:pStyle w:val="TableSubhead"/>
              <w:spacing w:after="100" w:afterAutospacing="1" w:line="360" w:lineRule="auto"/>
            </w:pPr>
            <w:r>
              <w:t>Revision</w:t>
            </w:r>
          </w:p>
        </w:tc>
        <w:tc>
          <w:tcPr>
            <w:tcW w:w="1735" w:type="dxa"/>
            <w:shd w:val="pct20" w:color="auto" w:fill="auto"/>
            <w:vAlign w:val="center"/>
          </w:tcPr>
          <w:p w:rsidR="005734CC" w:rsidRDefault="005734CC" w:rsidP="00582320">
            <w:pPr>
              <w:pStyle w:val="TableSubhead"/>
              <w:spacing w:after="100" w:afterAutospacing="1" w:line="360" w:lineRule="auto"/>
            </w:pPr>
            <w:r>
              <w:t>Date</w:t>
            </w:r>
          </w:p>
        </w:tc>
        <w:tc>
          <w:tcPr>
            <w:tcW w:w="3186" w:type="dxa"/>
            <w:shd w:val="pct20" w:color="auto" w:fill="auto"/>
            <w:vAlign w:val="center"/>
          </w:tcPr>
          <w:p w:rsidR="005734CC" w:rsidRDefault="005734CC" w:rsidP="00582320">
            <w:pPr>
              <w:pStyle w:val="TableSubhead"/>
              <w:spacing w:after="100" w:afterAutospacing="1" w:line="360" w:lineRule="auto"/>
            </w:pPr>
            <w:r>
              <w:t>Rev. by:</w:t>
            </w:r>
          </w:p>
        </w:tc>
        <w:tc>
          <w:tcPr>
            <w:tcW w:w="2844" w:type="dxa"/>
            <w:shd w:val="pct20" w:color="auto" w:fill="auto"/>
            <w:vAlign w:val="center"/>
          </w:tcPr>
          <w:p w:rsidR="005734CC" w:rsidRDefault="005734CC" w:rsidP="00582320">
            <w:pPr>
              <w:pStyle w:val="TableSubhead"/>
              <w:spacing w:after="100" w:afterAutospacing="1" w:line="360" w:lineRule="auto"/>
            </w:pPr>
            <w:r>
              <w:t>Remarks</w:t>
            </w:r>
          </w:p>
        </w:tc>
      </w:tr>
      <w:tr w:rsidR="00DD429A" w:rsidTr="00FE14EE">
        <w:trPr>
          <w:cantSplit/>
          <w:jc w:val="center"/>
        </w:trPr>
        <w:tc>
          <w:tcPr>
            <w:tcW w:w="1163" w:type="dxa"/>
          </w:tcPr>
          <w:p w:rsidR="00DD429A" w:rsidRDefault="00731D41" w:rsidP="00582320">
            <w:pPr>
              <w:pStyle w:val="TableText"/>
              <w:spacing w:after="100" w:afterAutospacing="1" w:line="360" w:lineRule="auto"/>
            </w:pPr>
            <w:r>
              <w:t>1.</w:t>
            </w:r>
            <w:r w:rsidR="006856FF">
              <w:t>0</w:t>
            </w:r>
          </w:p>
        </w:tc>
        <w:tc>
          <w:tcPr>
            <w:tcW w:w="1735" w:type="dxa"/>
          </w:tcPr>
          <w:p w:rsidR="00DD429A" w:rsidRDefault="00A407DF" w:rsidP="00582320">
            <w:pPr>
              <w:pStyle w:val="TableText"/>
              <w:spacing w:after="100" w:afterAutospacing="1" w:line="360" w:lineRule="auto"/>
            </w:pPr>
            <w:r>
              <w:t>0</w:t>
            </w:r>
            <w:r w:rsidR="001C35F9">
              <w:t>5</w:t>
            </w:r>
            <w:r>
              <w:t>/</w:t>
            </w:r>
            <w:r w:rsidR="001C35F9">
              <w:t>06</w:t>
            </w:r>
            <w:r>
              <w:t>/2019</w:t>
            </w:r>
          </w:p>
        </w:tc>
        <w:tc>
          <w:tcPr>
            <w:tcW w:w="3186" w:type="dxa"/>
          </w:tcPr>
          <w:p w:rsidR="004639AD" w:rsidRPr="005330C9" w:rsidRDefault="005330C9" w:rsidP="005330C9">
            <w:pPr>
              <w:rPr>
                <w:szCs w:val="22"/>
              </w:rPr>
            </w:pPr>
            <w:r>
              <w:rPr>
                <w:szCs w:val="22"/>
              </w:rPr>
              <w:t xml:space="preserve">Ellise Carpenter, </w:t>
            </w:r>
            <w:r w:rsidRPr="006C0C4E">
              <w:rPr>
                <w:szCs w:val="22"/>
              </w:rPr>
              <w:t>Rohith Bhattaram</w:t>
            </w:r>
            <w:r>
              <w:rPr>
                <w:szCs w:val="22"/>
              </w:rPr>
              <w:t xml:space="preserve">, Jonas Haskins, </w:t>
            </w:r>
            <w:r w:rsidRPr="006C0C4E">
              <w:rPr>
                <w:szCs w:val="22"/>
              </w:rPr>
              <w:t>Kavya Shabnavees</w:t>
            </w:r>
          </w:p>
        </w:tc>
        <w:tc>
          <w:tcPr>
            <w:tcW w:w="2844" w:type="dxa"/>
          </w:tcPr>
          <w:p w:rsidR="00DD429A" w:rsidRDefault="00DD429A" w:rsidP="00582320">
            <w:pPr>
              <w:pStyle w:val="TableText"/>
              <w:spacing w:after="100" w:afterAutospacing="1" w:line="360" w:lineRule="auto"/>
            </w:pPr>
          </w:p>
        </w:tc>
      </w:tr>
    </w:tbl>
    <w:p w:rsidR="005734CC" w:rsidRDefault="005734CC" w:rsidP="00582320">
      <w:pPr>
        <w:pStyle w:val="CommentText"/>
        <w:spacing w:after="100" w:afterAutospacing="1" w:line="360" w:lineRule="auto"/>
      </w:pPr>
    </w:p>
    <w:p w:rsidR="009D5B05" w:rsidRDefault="009D5B05" w:rsidP="00582320">
      <w:pPr>
        <w:pStyle w:val="CommentText"/>
        <w:spacing w:after="100" w:afterAutospacing="1" w:line="360" w:lineRule="auto"/>
      </w:pPr>
    </w:p>
    <w:p w:rsidR="009D5B05" w:rsidRDefault="009D5B05" w:rsidP="00582320">
      <w:pPr>
        <w:pStyle w:val="CommentText"/>
        <w:spacing w:after="100" w:afterAutospacing="1" w:line="360" w:lineRule="auto"/>
      </w:pPr>
    </w:p>
    <w:p w:rsidR="009D5B05" w:rsidRDefault="009D5B05" w:rsidP="00582320">
      <w:pPr>
        <w:pStyle w:val="CommentText"/>
        <w:spacing w:after="100" w:afterAutospacing="1" w:line="360" w:lineRule="auto"/>
        <w:sectPr w:rsidR="009D5B05" w:rsidSect="00577A82">
          <w:headerReference w:type="default" r:id="rId9"/>
          <w:footerReference w:type="default" r:id="rId10"/>
          <w:pgSz w:w="12240" w:h="15840" w:code="1"/>
          <w:pgMar w:top="1584" w:right="1440" w:bottom="1440" w:left="1800" w:header="720" w:footer="720" w:gutter="0"/>
          <w:cols w:space="720"/>
          <w:titlePg/>
        </w:sectPr>
      </w:pPr>
    </w:p>
    <w:p w:rsidR="005734CC" w:rsidRDefault="005734CC" w:rsidP="00582320">
      <w:pPr>
        <w:spacing w:after="100" w:afterAutospacing="1" w:line="360" w:lineRule="auto"/>
        <w:jc w:val="center"/>
        <w:rPr>
          <w:b/>
          <w:sz w:val="40"/>
        </w:rPr>
      </w:pPr>
      <w:r>
        <w:rPr>
          <w:b/>
          <w:sz w:val="36"/>
          <w:u w:val="single"/>
        </w:rPr>
        <w:lastRenderedPageBreak/>
        <w:t>Table of Contents</w:t>
      </w:r>
    </w:p>
    <w:p w:rsidR="00486351" w:rsidRDefault="00A24613">
      <w:pPr>
        <w:pStyle w:val="TOC1"/>
        <w:tabs>
          <w:tab w:val="right" w:leader="dot" w:pos="89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\h \z \u </w:instrText>
      </w:r>
      <w:r>
        <w:rPr>
          <w:b w:val="0"/>
          <w:bCs w:val="0"/>
          <w:caps w:val="0"/>
        </w:rPr>
        <w:fldChar w:fldCharType="separate"/>
      </w:r>
    </w:p>
    <w:p w:rsidR="00486351" w:rsidRDefault="002B6C3D">
      <w:pPr>
        <w:pStyle w:val="TOC1"/>
        <w:tabs>
          <w:tab w:val="left" w:pos="440"/>
          <w:tab w:val="right" w:leader="dot" w:pos="89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8066597" w:history="1">
        <w:r w:rsidR="00486351" w:rsidRPr="004D0B74">
          <w:rPr>
            <w:rStyle w:val="Hyperlink"/>
            <w:noProof/>
          </w:rPr>
          <w:t>1</w:t>
        </w:r>
        <w:r w:rsidR="0048635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86351" w:rsidRPr="004D0B74">
          <w:rPr>
            <w:rStyle w:val="Hyperlink"/>
            <w:noProof/>
          </w:rPr>
          <w:t>Project Description</w:t>
        </w:r>
        <w:r w:rsidR="00486351">
          <w:rPr>
            <w:noProof/>
            <w:webHidden/>
          </w:rPr>
          <w:tab/>
        </w:r>
        <w:r w:rsidR="00486351">
          <w:rPr>
            <w:noProof/>
            <w:webHidden/>
          </w:rPr>
          <w:fldChar w:fldCharType="begin"/>
        </w:r>
        <w:r w:rsidR="00486351">
          <w:rPr>
            <w:noProof/>
            <w:webHidden/>
          </w:rPr>
          <w:instrText xml:space="preserve"> PAGEREF _Toc8066597 \h </w:instrText>
        </w:r>
        <w:r w:rsidR="00486351">
          <w:rPr>
            <w:noProof/>
            <w:webHidden/>
          </w:rPr>
        </w:r>
        <w:r w:rsidR="00486351">
          <w:rPr>
            <w:noProof/>
            <w:webHidden/>
          </w:rPr>
          <w:fldChar w:fldCharType="separate"/>
        </w:r>
        <w:r w:rsidR="00486351">
          <w:rPr>
            <w:noProof/>
            <w:webHidden/>
          </w:rPr>
          <w:t>4</w:t>
        </w:r>
        <w:r w:rsidR="00486351">
          <w:rPr>
            <w:noProof/>
            <w:webHidden/>
          </w:rPr>
          <w:fldChar w:fldCharType="end"/>
        </w:r>
      </w:hyperlink>
    </w:p>
    <w:p w:rsidR="00486351" w:rsidRDefault="002B6C3D">
      <w:pPr>
        <w:pStyle w:val="TOC1"/>
        <w:tabs>
          <w:tab w:val="left" w:pos="440"/>
          <w:tab w:val="right" w:leader="dot" w:pos="89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8066598" w:history="1">
        <w:r w:rsidR="00486351" w:rsidRPr="004D0B74">
          <w:rPr>
            <w:rStyle w:val="Hyperlink"/>
            <w:noProof/>
          </w:rPr>
          <w:t>2</w:t>
        </w:r>
        <w:r w:rsidR="0048635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86351" w:rsidRPr="004D0B74">
          <w:rPr>
            <w:rStyle w:val="Hyperlink"/>
            <w:noProof/>
          </w:rPr>
          <w:t>Extract</w:t>
        </w:r>
        <w:r w:rsidR="00486351">
          <w:rPr>
            <w:noProof/>
            <w:webHidden/>
          </w:rPr>
          <w:tab/>
        </w:r>
        <w:r w:rsidR="00486351">
          <w:rPr>
            <w:noProof/>
            <w:webHidden/>
          </w:rPr>
          <w:fldChar w:fldCharType="begin"/>
        </w:r>
        <w:r w:rsidR="00486351">
          <w:rPr>
            <w:noProof/>
            <w:webHidden/>
          </w:rPr>
          <w:instrText xml:space="preserve"> PAGEREF _Toc8066598 \h </w:instrText>
        </w:r>
        <w:r w:rsidR="00486351">
          <w:rPr>
            <w:noProof/>
            <w:webHidden/>
          </w:rPr>
        </w:r>
        <w:r w:rsidR="00486351">
          <w:rPr>
            <w:noProof/>
            <w:webHidden/>
          </w:rPr>
          <w:fldChar w:fldCharType="separate"/>
        </w:r>
        <w:r w:rsidR="00486351">
          <w:rPr>
            <w:noProof/>
            <w:webHidden/>
          </w:rPr>
          <w:t>5</w:t>
        </w:r>
        <w:r w:rsidR="00486351">
          <w:rPr>
            <w:noProof/>
            <w:webHidden/>
          </w:rPr>
          <w:fldChar w:fldCharType="end"/>
        </w:r>
      </w:hyperlink>
    </w:p>
    <w:p w:rsidR="00486351" w:rsidRDefault="002B6C3D">
      <w:pPr>
        <w:pStyle w:val="TOC1"/>
        <w:tabs>
          <w:tab w:val="left" w:pos="440"/>
          <w:tab w:val="right" w:leader="dot" w:pos="89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8066601" w:history="1">
        <w:r w:rsidR="00486351" w:rsidRPr="004D0B74">
          <w:rPr>
            <w:rStyle w:val="Hyperlink"/>
            <w:noProof/>
          </w:rPr>
          <w:t>3</w:t>
        </w:r>
        <w:r w:rsidR="0048635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86351" w:rsidRPr="004D0B74">
          <w:rPr>
            <w:rStyle w:val="Hyperlink"/>
            <w:noProof/>
          </w:rPr>
          <w:t>Transform</w:t>
        </w:r>
        <w:r w:rsidR="00486351">
          <w:rPr>
            <w:noProof/>
            <w:webHidden/>
          </w:rPr>
          <w:tab/>
        </w:r>
        <w:r w:rsidR="00486351">
          <w:rPr>
            <w:noProof/>
            <w:webHidden/>
          </w:rPr>
          <w:fldChar w:fldCharType="begin"/>
        </w:r>
        <w:r w:rsidR="00486351">
          <w:rPr>
            <w:noProof/>
            <w:webHidden/>
          </w:rPr>
          <w:instrText xml:space="preserve"> PAGEREF _Toc8066601 \h </w:instrText>
        </w:r>
        <w:r w:rsidR="00486351">
          <w:rPr>
            <w:noProof/>
            <w:webHidden/>
          </w:rPr>
        </w:r>
        <w:r w:rsidR="00486351">
          <w:rPr>
            <w:noProof/>
            <w:webHidden/>
          </w:rPr>
          <w:fldChar w:fldCharType="separate"/>
        </w:r>
        <w:r w:rsidR="00486351">
          <w:rPr>
            <w:noProof/>
            <w:webHidden/>
          </w:rPr>
          <w:t>6</w:t>
        </w:r>
        <w:r w:rsidR="00486351">
          <w:rPr>
            <w:noProof/>
            <w:webHidden/>
          </w:rPr>
          <w:fldChar w:fldCharType="end"/>
        </w:r>
      </w:hyperlink>
    </w:p>
    <w:p w:rsidR="00486351" w:rsidRDefault="002B6C3D">
      <w:pPr>
        <w:pStyle w:val="TOC1"/>
        <w:tabs>
          <w:tab w:val="left" w:pos="440"/>
          <w:tab w:val="right" w:leader="dot" w:pos="89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8066603" w:history="1">
        <w:r w:rsidR="00486351" w:rsidRPr="004D0B74">
          <w:rPr>
            <w:rStyle w:val="Hyperlink"/>
            <w:noProof/>
          </w:rPr>
          <w:t>4</w:t>
        </w:r>
        <w:r w:rsidR="0048635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86351" w:rsidRPr="004D0B74">
          <w:rPr>
            <w:rStyle w:val="Hyperlink"/>
            <w:noProof/>
          </w:rPr>
          <w:t>Load</w:t>
        </w:r>
        <w:r w:rsidR="00486351">
          <w:rPr>
            <w:noProof/>
            <w:webHidden/>
          </w:rPr>
          <w:tab/>
        </w:r>
        <w:r w:rsidR="00486351">
          <w:rPr>
            <w:noProof/>
            <w:webHidden/>
          </w:rPr>
          <w:fldChar w:fldCharType="begin"/>
        </w:r>
        <w:r w:rsidR="00486351">
          <w:rPr>
            <w:noProof/>
            <w:webHidden/>
          </w:rPr>
          <w:instrText xml:space="preserve"> PAGEREF _Toc8066603 \h </w:instrText>
        </w:r>
        <w:r w:rsidR="00486351">
          <w:rPr>
            <w:noProof/>
            <w:webHidden/>
          </w:rPr>
        </w:r>
        <w:r w:rsidR="00486351">
          <w:rPr>
            <w:noProof/>
            <w:webHidden/>
          </w:rPr>
          <w:fldChar w:fldCharType="separate"/>
        </w:r>
        <w:r w:rsidR="00486351">
          <w:rPr>
            <w:noProof/>
            <w:webHidden/>
          </w:rPr>
          <w:t>8</w:t>
        </w:r>
        <w:r w:rsidR="00486351">
          <w:rPr>
            <w:noProof/>
            <w:webHidden/>
          </w:rPr>
          <w:fldChar w:fldCharType="end"/>
        </w:r>
      </w:hyperlink>
    </w:p>
    <w:p w:rsidR="00486351" w:rsidRDefault="002B6C3D">
      <w:pPr>
        <w:pStyle w:val="TOC1"/>
        <w:tabs>
          <w:tab w:val="left" w:pos="440"/>
          <w:tab w:val="right" w:leader="dot" w:pos="89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8066605" w:history="1">
        <w:r w:rsidR="00486351" w:rsidRPr="004D0B74">
          <w:rPr>
            <w:rStyle w:val="Hyperlink"/>
            <w:noProof/>
          </w:rPr>
          <w:t>5</w:t>
        </w:r>
        <w:r w:rsidR="0048635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86351" w:rsidRPr="004D0B74">
          <w:rPr>
            <w:rStyle w:val="Hyperlink"/>
            <w:noProof/>
          </w:rPr>
          <w:t>Analysis</w:t>
        </w:r>
        <w:r w:rsidR="00486351">
          <w:rPr>
            <w:noProof/>
            <w:webHidden/>
          </w:rPr>
          <w:tab/>
        </w:r>
        <w:r w:rsidR="00486351">
          <w:rPr>
            <w:noProof/>
            <w:webHidden/>
          </w:rPr>
          <w:fldChar w:fldCharType="begin"/>
        </w:r>
        <w:r w:rsidR="00486351">
          <w:rPr>
            <w:noProof/>
            <w:webHidden/>
          </w:rPr>
          <w:instrText xml:space="preserve"> PAGEREF _Toc8066605 \h </w:instrText>
        </w:r>
        <w:r w:rsidR="00486351">
          <w:rPr>
            <w:noProof/>
            <w:webHidden/>
          </w:rPr>
        </w:r>
        <w:r w:rsidR="00486351">
          <w:rPr>
            <w:noProof/>
            <w:webHidden/>
          </w:rPr>
          <w:fldChar w:fldCharType="separate"/>
        </w:r>
        <w:r w:rsidR="00486351">
          <w:rPr>
            <w:noProof/>
            <w:webHidden/>
          </w:rPr>
          <w:t>9</w:t>
        </w:r>
        <w:r w:rsidR="00486351">
          <w:rPr>
            <w:noProof/>
            <w:webHidden/>
          </w:rPr>
          <w:fldChar w:fldCharType="end"/>
        </w:r>
      </w:hyperlink>
    </w:p>
    <w:p w:rsidR="005734CC" w:rsidRDefault="00A24613" w:rsidP="005330C9">
      <w:pPr>
        <w:pStyle w:val="Heading1"/>
      </w:pPr>
      <w:r>
        <w:lastRenderedPageBreak/>
        <w:fldChar w:fldCharType="end"/>
      </w:r>
      <w:bookmarkStart w:id="10" w:name="_Toc8066597"/>
      <w:r w:rsidR="00301186">
        <w:t>Project Description</w:t>
      </w:r>
      <w:bookmarkEnd w:id="10"/>
    </w:p>
    <w:p w:rsidR="00E30510" w:rsidRDefault="00E30510" w:rsidP="009E67E0">
      <w:pPr>
        <w:pStyle w:val="BodyText"/>
        <w:ind w:left="450"/>
        <w:rPr>
          <w:rFonts w:ascii="Arial" w:hAnsi="Arial" w:cs="Arial"/>
          <w:color w:val="424242"/>
          <w:szCs w:val="22"/>
          <w:shd w:val="clear" w:color="auto" w:fill="FFFFFF"/>
        </w:rPr>
      </w:pPr>
      <w:r w:rsidRPr="00E30510">
        <w:rPr>
          <w:rFonts w:ascii="Arial" w:hAnsi="Arial" w:cs="Arial"/>
          <w:color w:val="424242"/>
          <w:szCs w:val="22"/>
          <w:shd w:val="clear" w:color="auto" w:fill="FFFFFF"/>
        </w:rPr>
        <w:t>When it comes to mobile ecosystems, there are two giants locked in a battle, not only for revenue, but also for the hearts and minds of developers and consumers alike.</w:t>
      </w:r>
      <w:r>
        <w:rPr>
          <w:rFonts w:ascii="Arial" w:hAnsi="Arial" w:cs="Arial"/>
          <w:color w:val="424242"/>
          <w:szCs w:val="22"/>
          <w:shd w:val="clear" w:color="auto" w:fill="FFFFFF"/>
        </w:rPr>
        <w:t xml:space="preserve">  </w:t>
      </w:r>
    </w:p>
    <w:p w:rsidR="009E67E0" w:rsidRPr="00E30510" w:rsidRDefault="00E30510" w:rsidP="00E30510">
      <w:pPr>
        <w:pStyle w:val="BodyText"/>
        <w:ind w:left="450"/>
        <w:rPr>
          <w:rFonts w:ascii="Arial" w:hAnsi="Arial" w:cs="Arial"/>
          <w:color w:val="424242"/>
          <w:szCs w:val="22"/>
          <w:shd w:val="clear" w:color="auto" w:fill="FFFFFF"/>
        </w:rPr>
      </w:pPr>
      <w:r>
        <w:rPr>
          <w:rFonts w:ascii="Arial" w:hAnsi="Arial" w:cs="Arial"/>
          <w:color w:val="424242"/>
          <w:szCs w:val="22"/>
          <w:shd w:val="clear" w:color="auto" w:fill="FFFFFF"/>
        </w:rPr>
        <w:t>The purpose of our project is to extract, transform and load data sets from Google’s Play Store and Apple’s App Store.  Ultimately, the transformed data set will</w:t>
      </w:r>
      <w:r w:rsidR="00DD594D">
        <w:rPr>
          <w:rFonts w:ascii="Arial" w:hAnsi="Arial" w:cs="Arial"/>
          <w:color w:val="424242"/>
          <w:szCs w:val="22"/>
          <w:shd w:val="clear" w:color="auto" w:fill="FFFFFF"/>
        </w:rPr>
        <w:t xml:space="preserve"> allow </w:t>
      </w:r>
      <w:r w:rsidR="004974C9">
        <w:rPr>
          <w:rFonts w:ascii="Arial" w:hAnsi="Arial" w:cs="Arial"/>
          <w:color w:val="424242"/>
          <w:szCs w:val="22"/>
          <w:shd w:val="clear" w:color="auto" w:fill="FFFFFF"/>
        </w:rPr>
        <w:t xml:space="preserve">for </w:t>
      </w:r>
      <w:r w:rsidR="00DD594D">
        <w:rPr>
          <w:rFonts w:ascii="Arial" w:hAnsi="Arial" w:cs="Arial"/>
          <w:color w:val="424242"/>
          <w:szCs w:val="22"/>
          <w:shd w:val="clear" w:color="auto" w:fill="FFFFFF"/>
        </w:rPr>
        <w:t>better understand</w:t>
      </w:r>
      <w:r w:rsidR="004974C9">
        <w:rPr>
          <w:rFonts w:ascii="Arial" w:hAnsi="Arial" w:cs="Arial"/>
          <w:color w:val="424242"/>
          <w:szCs w:val="22"/>
          <w:shd w:val="clear" w:color="auto" w:fill="FFFFFF"/>
        </w:rPr>
        <w:t>ing of</w:t>
      </w:r>
      <w:r w:rsidR="00DD594D">
        <w:rPr>
          <w:rFonts w:ascii="Arial" w:hAnsi="Arial" w:cs="Arial"/>
          <w:color w:val="424242"/>
          <w:szCs w:val="22"/>
          <w:shd w:val="clear" w:color="auto" w:fill="FFFFFF"/>
        </w:rPr>
        <w:t xml:space="preserve"> the relative v</w:t>
      </w:r>
      <w:bookmarkStart w:id="11" w:name="_GoBack"/>
      <w:bookmarkEnd w:id="11"/>
      <w:r w:rsidR="00DD594D">
        <w:rPr>
          <w:rFonts w:ascii="Arial" w:hAnsi="Arial" w:cs="Arial"/>
          <w:color w:val="424242"/>
          <w:szCs w:val="22"/>
          <w:shd w:val="clear" w:color="auto" w:fill="FFFFFF"/>
        </w:rPr>
        <w:t xml:space="preserve">ariances between </w:t>
      </w:r>
      <w:r w:rsidR="004974C9">
        <w:rPr>
          <w:rFonts w:ascii="Arial" w:hAnsi="Arial" w:cs="Arial"/>
          <w:color w:val="424242"/>
          <w:szCs w:val="22"/>
          <w:shd w:val="clear" w:color="auto" w:fill="FFFFFF"/>
        </w:rPr>
        <w:t>vendors.</w:t>
      </w:r>
    </w:p>
    <w:p w:rsidR="005734CC" w:rsidRPr="005330C9" w:rsidRDefault="00072E8C" w:rsidP="005330C9">
      <w:pPr>
        <w:pStyle w:val="Heading1"/>
      </w:pPr>
      <w:bookmarkStart w:id="12" w:name="_Toc8066598"/>
      <w:r>
        <w:lastRenderedPageBreak/>
        <w:t>Extract</w:t>
      </w:r>
      <w:bookmarkEnd w:id="12"/>
    </w:p>
    <w:p w:rsidR="005330C9" w:rsidRPr="00072E8C" w:rsidRDefault="005330C9" w:rsidP="00CA2CF6">
      <w:pPr>
        <w:pStyle w:val="Heading2"/>
        <w:numPr>
          <w:ilvl w:val="0"/>
          <w:numId w:val="0"/>
        </w:numPr>
        <w:ind w:left="576"/>
      </w:pPr>
      <w:bookmarkStart w:id="13" w:name="_Toc8063866"/>
      <w:bookmarkStart w:id="14" w:name="_Toc8064044"/>
      <w:bookmarkStart w:id="15" w:name="_Toc8066599"/>
      <w:r w:rsidRPr="00072E8C">
        <w:rPr>
          <w:color w:val="000000"/>
          <w:szCs w:val="22"/>
        </w:rPr>
        <w:t>We used 2 datasets from Kaggle. Both data sets were the most recent available and were originally obtained from via web scraping. The specific datasets used for the project are as follows:</w:t>
      </w:r>
      <w:bookmarkEnd w:id="13"/>
      <w:bookmarkEnd w:id="14"/>
      <w:bookmarkEnd w:id="15"/>
    </w:p>
    <w:p w:rsidR="005330C9" w:rsidRPr="005330C9" w:rsidRDefault="005330C9" w:rsidP="005330C9">
      <w:pPr>
        <w:rPr>
          <w:color w:val="000000"/>
          <w:szCs w:val="22"/>
        </w:rPr>
      </w:pPr>
      <w:r w:rsidRPr="005330C9">
        <w:rPr>
          <w:color w:val="000000"/>
          <w:szCs w:val="22"/>
        </w:rPr>
        <w:t xml:space="preserve"> </w:t>
      </w:r>
    </w:p>
    <w:p w:rsidR="005330C9" w:rsidRPr="005330C9" w:rsidRDefault="002B6C3D" w:rsidP="00072E8C">
      <w:pPr>
        <w:ind w:left="576"/>
        <w:rPr>
          <w:color w:val="000000"/>
          <w:szCs w:val="22"/>
        </w:rPr>
      </w:pPr>
      <w:hyperlink r:id="rId11" w:history="1">
        <w:r w:rsidR="005330C9" w:rsidRPr="006C0C4E">
          <w:rPr>
            <w:rStyle w:val="Hyperlink"/>
            <w:szCs w:val="22"/>
          </w:rPr>
          <w:t>Kaggle - Google Play Store Stats</w:t>
        </w:r>
      </w:hyperlink>
    </w:p>
    <w:p w:rsidR="00C1178C" w:rsidRPr="00072E8C" w:rsidRDefault="002B6C3D" w:rsidP="00072E8C">
      <w:pPr>
        <w:ind w:left="576"/>
        <w:rPr>
          <w:color w:val="000000"/>
          <w:szCs w:val="22"/>
        </w:rPr>
      </w:pPr>
      <w:hyperlink r:id="rId12" w:history="1">
        <w:r w:rsidR="005330C9" w:rsidRPr="006C0C4E">
          <w:rPr>
            <w:rStyle w:val="Hyperlink"/>
            <w:szCs w:val="22"/>
          </w:rPr>
          <w:t>Kaggle - Apple App Store Stats</w:t>
        </w:r>
      </w:hyperlink>
    </w:p>
    <w:p w:rsidR="00C1178C" w:rsidRDefault="00C1178C" w:rsidP="00FF7944">
      <w:pPr>
        <w:widowControl w:val="0"/>
        <w:autoSpaceDE w:val="0"/>
        <w:autoSpaceDN w:val="0"/>
        <w:adjustRightInd w:val="0"/>
        <w:rPr>
          <w:ins w:id="16" w:author="Peter Richards" w:date="2018-06-04T09:29:00Z"/>
          <w:szCs w:val="22"/>
        </w:rPr>
      </w:pPr>
    </w:p>
    <w:p w:rsidR="00072E8C" w:rsidRDefault="00072E8C" w:rsidP="00CA2CF6">
      <w:pPr>
        <w:pStyle w:val="Heading2"/>
        <w:numPr>
          <w:ilvl w:val="0"/>
          <w:numId w:val="0"/>
        </w:numPr>
        <w:ind w:left="576"/>
      </w:pPr>
      <w:bookmarkStart w:id="17" w:name="_Toc8063867"/>
      <w:bookmarkStart w:id="18" w:name="_Toc8064045"/>
      <w:bookmarkStart w:id="19" w:name="_Toc8066600"/>
      <w:r>
        <w:t>Convert CSV to Pandas Dataframe</w:t>
      </w:r>
      <w:bookmarkEnd w:id="17"/>
      <w:bookmarkEnd w:id="18"/>
      <w:bookmarkEnd w:id="19"/>
    </w:p>
    <w:p w:rsidR="00072E8C" w:rsidRDefault="00072E8C" w:rsidP="00072E8C"/>
    <w:p w:rsidR="00072E8C" w:rsidRDefault="00486E55" w:rsidP="00072E8C">
      <w:r w:rsidRPr="00E153CD">
        <w:rPr>
          <w:noProof/>
        </w:rPr>
        <w:drawing>
          <wp:inline distT="0" distB="0" distL="0" distR="0">
            <wp:extent cx="5719445" cy="2376170"/>
            <wp:effectExtent l="0" t="0" r="0" b="0"/>
            <wp:docPr id="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8C" w:rsidRDefault="00072E8C" w:rsidP="00072E8C"/>
    <w:p w:rsidR="00072E8C" w:rsidRDefault="00072E8C" w:rsidP="00072E8C"/>
    <w:p w:rsidR="00FC60F4" w:rsidRPr="005330C9" w:rsidRDefault="00FC60F4" w:rsidP="00FC60F4">
      <w:pPr>
        <w:pStyle w:val="Heading1"/>
      </w:pPr>
      <w:bookmarkStart w:id="20" w:name="_Toc8066601"/>
      <w:r>
        <w:lastRenderedPageBreak/>
        <w:t>Transform</w:t>
      </w:r>
      <w:bookmarkEnd w:id="20"/>
    </w:p>
    <w:p w:rsidR="00072E8C" w:rsidRDefault="00072E8C" w:rsidP="00CA2CF6">
      <w:pPr>
        <w:pStyle w:val="Heading2"/>
        <w:numPr>
          <w:ilvl w:val="0"/>
          <w:numId w:val="0"/>
        </w:numPr>
        <w:ind w:left="576" w:hanging="576"/>
      </w:pPr>
      <w:bookmarkStart w:id="21" w:name="_Toc8063869"/>
      <w:bookmarkStart w:id="22" w:name="_Toc8064047"/>
      <w:bookmarkStart w:id="23" w:name="_Toc8066602"/>
      <w:r>
        <w:t>File Clean-up with selected columns</w:t>
      </w:r>
      <w:bookmarkEnd w:id="21"/>
      <w:bookmarkEnd w:id="22"/>
      <w:bookmarkEnd w:id="23"/>
    </w:p>
    <w:p w:rsidR="00FC60F4" w:rsidRDefault="00FC60F4" w:rsidP="00FC60F4"/>
    <w:p w:rsidR="00FC60F4" w:rsidRDefault="00FC60F4" w:rsidP="00FC60F4">
      <w:r>
        <w:t>Drop columns for Apple store</w:t>
      </w:r>
    </w:p>
    <w:p w:rsidR="00FC60F4" w:rsidRDefault="00FC60F4" w:rsidP="00FC60F4"/>
    <w:p w:rsidR="00FC60F4" w:rsidRPr="00FC60F4" w:rsidRDefault="00486E55" w:rsidP="00FC60F4">
      <w:r w:rsidRPr="00E153CD">
        <w:rPr>
          <w:noProof/>
        </w:rPr>
        <w:drawing>
          <wp:inline distT="0" distB="0" distL="0" distR="0">
            <wp:extent cx="5713730" cy="710565"/>
            <wp:effectExtent l="0" t="0" r="0" b="0"/>
            <wp:docPr id="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8C" w:rsidRDefault="00072E8C" w:rsidP="00072E8C"/>
    <w:p w:rsidR="00072E8C" w:rsidRDefault="00FC60F4" w:rsidP="00072E8C">
      <w:r>
        <w:t>Drop columns for Google Store</w:t>
      </w:r>
    </w:p>
    <w:p w:rsidR="00FC60F4" w:rsidRDefault="00FC60F4" w:rsidP="00072E8C"/>
    <w:p w:rsidR="00FC60F4" w:rsidRDefault="00486E55" w:rsidP="00072E8C">
      <w:r w:rsidRPr="00E153CD">
        <w:rPr>
          <w:noProof/>
        </w:rPr>
        <w:drawing>
          <wp:inline distT="0" distB="0" distL="0" distR="0">
            <wp:extent cx="5713730" cy="675640"/>
            <wp:effectExtent l="0" t="0" r="0" b="0"/>
            <wp:docPr id="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D3" w:rsidRDefault="008424D3" w:rsidP="00072E8C"/>
    <w:p w:rsidR="00072E8C" w:rsidRDefault="00FC60F4" w:rsidP="00072E8C">
      <w:r>
        <w:t>Removing special characters</w:t>
      </w:r>
    </w:p>
    <w:p w:rsidR="00FC60F4" w:rsidRDefault="00FC60F4" w:rsidP="00072E8C"/>
    <w:p w:rsidR="00FC60F4" w:rsidRDefault="00486E55" w:rsidP="00072E8C">
      <w:r w:rsidRPr="00E153CD">
        <w:rPr>
          <w:noProof/>
        </w:rPr>
        <w:drawing>
          <wp:inline distT="0" distB="0" distL="0" distR="0">
            <wp:extent cx="5713730" cy="3424555"/>
            <wp:effectExtent l="0" t="0" r="0" b="0"/>
            <wp:docPr id="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8C" w:rsidRDefault="00072E8C" w:rsidP="00072E8C"/>
    <w:p w:rsidR="00072E8C" w:rsidRDefault="00486E55" w:rsidP="00072E8C">
      <w:r w:rsidRPr="00E153CD">
        <w:rPr>
          <w:noProof/>
        </w:rPr>
        <w:lastRenderedPageBreak/>
        <w:drawing>
          <wp:inline distT="0" distB="0" distL="0" distR="0">
            <wp:extent cx="5713730" cy="5020310"/>
            <wp:effectExtent l="0" t="0" r="0" b="0"/>
            <wp:docPr id="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8C" w:rsidRDefault="00072E8C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Default="007C44A3" w:rsidP="00072E8C"/>
    <w:p w:rsidR="007C44A3" w:rsidRPr="00072E8C" w:rsidRDefault="007C44A3" w:rsidP="00072E8C"/>
    <w:p w:rsidR="007C44A3" w:rsidRDefault="00064A3B" w:rsidP="007C44A3">
      <w:r>
        <w:lastRenderedPageBreak/>
        <w:t xml:space="preserve">Normalizing Google </w:t>
      </w:r>
      <w:r w:rsidR="005C7302">
        <w:t>Categories</w:t>
      </w:r>
    </w:p>
    <w:p w:rsidR="007C44A3" w:rsidRDefault="007C44A3" w:rsidP="007C44A3"/>
    <w:p w:rsidR="007C44A3" w:rsidRDefault="007C44A3" w:rsidP="007C44A3"/>
    <w:p w:rsidR="007C44A3" w:rsidRDefault="00486E55" w:rsidP="007C44A3">
      <w:r w:rsidRPr="00E153CD">
        <w:rPr>
          <w:noProof/>
        </w:rPr>
        <w:drawing>
          <wp:inline distT="0" distB="0" distL="0" distR="0">
            <wp:extent cx="5713730" cy="6144260"/>
            <wp:effectExtent l="0" t="0" r="0" b="0"/>
            <wp:docPr id="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56" w:rsidRDefault="00E60A56" w:rsidP="00E60A56">
      <w:pPr>
        <w:rPr>
          <w:color w:val="000000"/>
          <w:szCs w:val="22"/>
        </w:rPr>
      </w:pPr>
    </w:p>
    <w:p w:rsidR="007C44A3" w:rsidRDefault="007C44A3" w:rsidP="00E60A56">
      <w:pPr>
        <w:rPr>
          <w:color w:val="000000"/>
          <w:szCs w:val="22"/>
        </w:rPr>
      </w:pPr>
    </w:p>
    <w:p w:rsidR="007C44A3" w:rsidRDefault="007C44A3" w:rsidP="00E60A56">
      <w:pPr>
        <w:rPr>
          <w:color w:val="000000"/>
          <w:szCs w:val="22"/>
        </w:rPr>
      </w:pPr>
    </w:p>
    <w:p w:rsidR="007C44A3" w:rsidRDefault="007C44A3" w:rsidP="00E60A56">
      <w:pPr>
        <w:rPr>
          <w:color w:val="000000"/>
          <w:szCs w:val="22"/>
        </w:rPr>
      </w:pPr>
    </w:p>
    <w:p w:rsidR="007C44A3" w:rsidRDefault="007C44A3" w:rsidP="00E60A56">
      <w:pPr>
        <w:rPr>
          <w:color w:val="000000"/>
          <w:szCs w:val="22"/>
        </w:rPr>
      </w:pPr>
    </w:p>
    <w:p w:rsidR="007C44A3" w:rsidRDefault="007C44A3" w:rsidP="00E60A56">
      <w:pPr>
        <w:rPr>
          <w:color w:val="000000"/>
          <w:szCs w:val="22"/>
        </w:rPr>
      </w:pPr>
    </w:p>
    <w:p w:rsidR="007C44A3" w:rsidRDefault="007C44A3" w:rsidP="00E60A56">
      <w:pPr>
        <w:rPr>
          <w:color w:val="000000"/>
          <w:szCs w:val="22"/>
        </w:rPr>
      </w:pPr>
    </w:p>
    <w:p w:rsidR="007C44A3" w:rsidRDefault="007C44A3" w:rsidP="00E60A56">
      <w:pPr>
        <w:rPr>
          <w:color w:val="000000"/>
          <w:szCs w:val="22"/>
        </w:rPr>
      </w:pPr>
    </w:p>
    <w:p w:rsidR="007C44A3" w:rsidRDefault="00064A3B" w:rsidP="007C44A3">
      <w:r>
        <w:lastRenderedPageBreak/>
        <w:t xml:space="preserve">Normalizing Apple </w:t>
      </w:r>
      <w:r w:rsidR="005C7302">
        <w:t>Categories</w:t>
      </w:r>
    </w:p>
    <w:p w:rsidR="00064A3B" w:rsidRDefault="00064A3B" w:rsidP="007C44A3"/>
    <w:p w:rsidR="007C44A3" w:rsidRPr="00E60A56" w:rsidRDefault="007C44A3" w:rsidP="00E60A56">
      <w:pPr>
        <w:rPr>
          <w:color w:val="000000"/>
          <w:szCs w:val="22"/>
        </w:rPr>
      </w:pPr>
    </w:p>
    <w:p w:rsidR="00E60A56" w:rsidRDefault="00486E55" w:rsidP="00E60A56">
      <w:pPr>
        <w:rPr>
          <w:color w:val="000000"/>
          <w:szCs w:val="22"/>
        </w:rPr>
      </w:pPr>
      <w:r w:rsidRPr="00E153CD">
        <w:rPr>
          <w:noProof/>
        </w:rPr>
        <w:drawing>
          <wp:inline distT="0" distB="0" distL="0" distR="0">
            <wp:extent cx="5713730" cy="3710305"/>
            <wp:effectExtent l="0" t="0" r="0" b="0"/>
            <wp:docPr id="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56" w:rsidRDefault="00E60A56" w:rsidP="00E60A56">
      <w:pPr>
        <w:jc w:val="center"/>
        <w:rPr>
          <w:color w:val="000000"/>
          <w:szCs w:val="22"/>
        </w:rPr>
      </w:pPr>
    </w:p>
    <w:p w:rsidR="00E60A56" w:rsidRDefault="00E60A56" w:rsidP="00FC60F4">
      <w:pPr>
        <w:rPr>
          <w:color w:val="000000"/>
          <w:szCs w:val="22"/>
        </w:rPr>
      </w:pPr>
      <w:r>
        <w:rPr>
          <w:color w:val="000000"/>
          <w:szCs w:val="22"/>
        </w:rPr>
        <w:tab/>
      </w:r>
      <w:r>
        <w:rPr>
          <w:color w:val="000000"/>
          <w:szCs w:val="22"/>
        </w:rPr>
        <w:tab/>
      </w:r>
      <w:r>
        <w:rPr>
          <w:color w:val="000000"/>
          <w:szCs w:val="22"/>
        </w:rPr>
        <w:tab/>
      </w:r>
      <w:r>
        <w:rPr>
          <w:color w:val="000000"/>
          <w:szCs w:val="22"/>
        </w:rPr>
        <w:tab/>
      </w:r>
      <w:r>
        <w:rPr>
          <w:color w:val="000000"/>
          <w:szCs w:val="22"/>
        </w:rPr>
        <w:tab/>
      </w:r>
    </w:p>
    <w:p w:rsidR="00E60A56" w:rsidRDefault="00E60A56" w:rsidP="00E60A56">
      <w:pPr>
        <w:pStyle w:val="ListParagraph"/>
        <w:rPr>
          <w:rFonts w:ascii="Times New Roman" w:hAnsi="Times New Roman"/>
          <w:sz w:val="22"/>
          <w:szCs w:val="22"/>
        </w:rPr>
      </w:pPr>
    </w:p>
    <w:p w:rsidR="00E60A56" w:rsidRDefault="00E60A56" w:rsidP="00E60A56"/>
    <w:p w:rsidR="00E60A56" w:rsidRPr="00E60A56" w:rsidRDefault="00E60A56" w:rsidP="00E60A56"/>
    <w:p w:rsidR="007D6F3D" w:rsidRPr="005330C9" w:rsidRDefault="007D6F3D" w:rsidP="007D6F3D">
      <w:pPr>
        <w:pStyle w:val="Heading1"/>
      </w:pPr>
      <w:bookmarkStart w:id="24" w:name="_Toc8066603"/>
      <w:r>
        <w:lastRenderedPageBreak/>
        <w:t>Load</w:t>
      </w:r>
      <w:bookmarkEnd w:id="24"/>
    </w:p>
    <w:p w:rsidR="00E60A56" w:rsidRDefault="00E60A56" w:rsidP="00072E8C">
      <w:pPr>
        <w:pStyle w:val="Heading2"/>
        <w:numPr>
          <w:ilvl w:val="0"/>
          <w:numId w:val="0"/>
        </w:numPr>
        <w:rPr>
          <w:szCs w:val="22"/>
        </w:rPr>
      </w:pPr>
      <w:bookmarkStart w:id="25" w:name="_Toc8063871"/>
      <w:bookmarkStart w:id="26" w:name="_Toc8064049"/>
      <w:bookmarkStart w:id="27" w:name="_Toc8066604"/>
      <w:r w:rsidRPr="00072E8C">
        <w:rPr>
          <w:szCs w:val="22"/>
        </w:rPr>
        <w:t xml:space="preserve">The last step was </w:t>
      </w:r>
      <w:r w:rsidR="00486351">
        <w:rPr>
          <w:szCs w:val="22"/>
        </w:rPr>
        <w:t>loading</w:t>
      </w:r>
      <w:r w:rsidRPr="00072E8C">
        <w:rPr>
          <w:szCs w:val="22"/>
        </w:rPr>
        <w:t xml:space="preserve"> our final </w:t>
      </w:r>
      <w:r w:rsidR="00486351">
        <w:rPr>
          <w:szCs w:val="22"/>
        </w:rPr>
        <w:t>data frames</w:t>
      </w:r>
      <w:r w:rsidRPr="00072E8C">
        <w:rPr>
          <w:szCs w:val="22"/>
        </w:rPr>
        <w:t xml:space="preserve"> into </w:t>
      </w:r>
      <w:r w:rsidR="00486351">
        <w:rPr>
          <w:szCs w:val="22"/>
        </w:rPr>
        <w:t>Database</w:t>
      </w:r>
      <w:r w:rsidRPr="00072E8C">
        <w:rPr>
          <w:szCs w:val="22"/>
        </w:rPr>
        <w:t xml:space="preserve">. We created a </w:t>
      </w:r>
      <w:r w:rsidR="00486351">
        <w:rPr>
          <w:szCs w:val="22"/>
        </w:rPr>
        <w:t xml:space="preserve">MYSQL </w:t>
      </w:r>
      <w:r w:rsidRPr="00072E8C">
        <w:rPr>
          <w:szCs w:val="22"/>
        </w:rPr>
        <w:t>database and respective tables to match the columns from the final Panda’s Data Frame</w:t>
      </w:r>
      <w:r w:rsidR="003006F5">
        <w:rPr>
          <w:szCs w:val="22"/>
        </w:rPr>
        <w:t>s</w:t>
      </w:r>
      <w:r w:rsidRPr="00072E8C">
        <w:rPr>
          <w:szCs w:val="22"/>
        </w:rPr>
        <w:t xml:space="preserve"> and then connected to the database </w:t>
      </w:r>
      <w:r w:rsidR="00486351">
        <w:rPr>
          <w:szCs w:val="22"/>
        </w:rPr>
        <w:t>via</w:t>
      </w:r>
      <w:r w:rsidRPr="00072E8C">
        <w:rPr>
          <w:szCs w:val="22"/>
        </w:rPr>
        <w:t xml:space="preserve"> SQLAlchemy</w:t>
      </w:r>
      <w:bookmarkEnd w:id="25"/>
      <w:bookmarkEnd w:id="26"/>
      <w:bookmarkEnd w:id="27"/>
      <w:r w:rsidR="00BC3A97">
        <w:rPr>
          <w:szCs w:val="22"/>
        </w:rPr>
        <w:t>.</w:t>
      </w:r>
    </w:p>
    <w:p w:rsidR="003979DD" w:rsidRDefault="003979DD" w:rsidP="008424D3">
      <w:pPr>
        <w:rPr>
          <w:szCs w:val="22"/>
        </w:rPr>
      </w:pPr>
    </w:p>
    <w:p w:rsidR="00064A3B" w:rsidRDefault="00064A3B" w:rsidP="008424D3">
      <w:pPr>
        <w:rPr>
          <w:szCs w:val="22"/>
        </w:rPr>
      </w:pPr>
    </w:p>
    <w:p w:rsidR="00064A3B" w:rsidRPr="008424D3" w:rsidRDefault="00486E55" w:rsidP="008424D3">
      <w:pPr>
        <w:rPr>
          <w:szCs w:val="22"/>
        </w:rPr>
      </w:pPr>
      <w:r w:rsidRPr="00E153CD">
        <w:rPr>
          <w:noProof/>
        </w:rPr>
        <w:drawing>
          <wp:inline distT="0" distB="0" distL="0" distR="0">
            <wp:extent cx="5713730" cy="3587750"/>
            <wp:effectExtent l="0" t="0" r="0" b="0"/>
            <wp:docPr id="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12" w:rsidRPr="008B5A12" w:rsidRDefault="00A55449" w:rsidP="005330C9">
      <w:pPr>
        <w:pStyle w:val="Heading1"/>
      </w:pPr>
      <w:bookmarkStart w:id="28" w:name="_Toc8066605"/>
      <w:bookmarkStart w:id="29" w:name="_Toc84263711"/>
      <w:r>
        <w:lastRenderedPageBreak/>
        <w:t xml:space="preserve">Preliminary </w:t>
      </w:r>
      <w:r w:rsidR="00F83757">
        <w:t>Analysis</w:t>
      </w:r>
      <w:bookmarkEnd w:id="28"/>
    </w:p>
    <w:p w:rsidR="00486351" w:rsidRPr="00F83757" w:rsidRDefault="00486351" w:rsidP="00486351">
      <w:pPr>
        <w:pStyle w:val="ListParagraph"/>
        <w:ind w:left="0"/>
        <w:rPr>
          <w:rFonts w:ascii="Times New Roman" w:hAnsi="Times New Roman"/>
          <w:sz w:val="22"/>
          <w:szCs w:val="22"/>
        </w:rPr>
      </w:pPr>
      <w:bookmarkStart w:id="30" w:name="OLE_LINK2"/>
      <w:bookmarkEnd w:id="29"/>
    </w:p>
    <w:p w:rsidR="00E05B5B" w:rsidRPr="004974C9" w:rsidRDefault="00033422" w:rsidP="00486351">
      <w:pPr>
        <w:pStyle w:val="ListParagraph"/>
        <w:ind w:left="0"/>
        <w:rPr>
          <w:rFonts w:ascii="Times New Roman" w:hAnsi="Times New Roman"/>
          <w:b/>
        </w:rPr>
      </w:pPr>
      <w:r w:rsidRPr="004974C9">
        <w:rPr>
          <w:rFonts w:ascii="Times New Roman" w:hAnsi="Times New Roman"/>
          <w:b/>
        </w:rPr>
        <w:t>Genre Rating</w:t>
      </w:r>
      <w:r w:rsidR="00E05B5B" w:rsidRPr="004974C9">
        <w:rPr>
          <w:rFonts w:ascii="Times New Roman" w:hAnsi="Times New Roman"/>
          <w:b/>
        </w:rPr>
        <w:t xml:space="preserve"> (Avg)</w:t>
      </w:r>
      <w:r w:rsidRPr="004974C9">
        <w:rPr>
          <w:rFonts w:ascii="Times New Roman" w:hAnsi="Times New Roman"/>
          <w:b/>
        </w:rPr>
        <w:t xml:space="preserve"> </w:t>
      </w: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E05B5B" w:rsidRDefault="00E05B5B" w:rsidP="00486351">
      <w:pPr>
        <w:pStyle w:val="ListParagraph"/>
        <w:ind w:left="0"/>
        <w:rPr>
          <w:rFonts w:ascii="Times New Roman" w:hAnsi="Times New Roman"/>
        </w:rPr>
      </w:pPr>
    </w:p>
    <w:p w:rsidR="00E05B5B" w:rsidRDefault="00E05B5B" w:rsidP="0048635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Apple                                                                   Google</w:t>
      </w:r>
    </w:p>
    <w:p w:rsidR="00E05B5B" w:rsidRDefault="00E05B5B" w:rsidP="00486351">
      <w:pPr>
        <w:pStyle w:val="ListParagraph"/>
        <w:ind w:left="0"/>
        <w:rPr>
          <w:rFonts w:ascii="Times New Roman" w:hAnsi="Times New Roman"/>
        </w:rPr>
      </w:pPr>
    </w:p>
    <w:p w:rsidR="00E05B5B" w:rsidRDefault="00486E55" w:rsidP="0048635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869440" cy="293560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B5B">
        <w:rPr>
          <w:rFonts w:ascii="Times New Roman" w:hAnsi="Times New Roman"/>
        </w:rPr>
        <w:t xml:space="preserve">                          </w:t>
      </w:r>
      <w:r>
        <w:rPr>
          <w:noProof/>
        </w:rPr>
        <w:drawing>
          <wp:inline distT="0" distB="0" distL="0" distR="0">
            <wp:extent cx="2021205" cy="300545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B5B" w:rsidRDefault="00E05B5B" w:rsidP="00486351">
      <w:pPr>
        <w:pStyle w:val="ListParagraph"/>
        <w:ind w:left="0"/>
        <w:rPr>
          <w:rFonts w:ascii="Times New Roman" w:hAnsi="Times New Roman"/>
        </w:rPr>
      </w:pPr>
    </w:p>
    <w:p w:rsidR="00486351" w:rsidRDefault="00486351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Pr="00BC3A97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E60A56" w:rsidRPr="004974C9" w:rsidRDefault="0070632E" w:rsidP="00486351">
      <w:pPr>
        <w:pStyle w:val="ListParagraph"/>
        <w:ind w:left="0"/>
        <w:rPr>
          <w:rFonts w:ascii="Times New Roman" w:hAnsi="Times New Roman"/>
          <w:b/>
        </w:rPr>
      </w:pPr>
      <w:r w:rsidRPr="004974C9">
        <w:rPr>
          <w:rFonts w:ascii="Times New Roman" w:hAnsi="Times New Roman"/>
          <w:b/>
        </w:rPr>
        <w:lastRenderedPageBreak/>
        <w:t>Genre Price (Avg)</w:t>
      </w:r>
      <w:r w:rsidR="00E60A56" w:rsidRPr="004974C9">
        <w:rPr>
          <w:rFonts w:ascii="Times New Roman" w:hAnsi="Times New Roman"/>
          <w:b/>
        </w:rPr>
        <w:t xml:space="preserve"> </w:t>
      </w: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Apple                                                                Google</w:t>
      </w: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70632E" w:rsidRPr="00BC3A97" w:rsidRDefault="00486E55" w:rsidP="00486351">
      <w:pPr>
        <w:pStyle w:val="ListParagraph"/>
        <w:ind w:left="0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1659890" cy="290068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89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632E">
        <w:t xml:space="preserve">                                   </w:t>
      </w:r>
      <w:r>
        <w:rPr>
          <w:noProof/>
        </w:rPr>
        <w:drawing>
          <wp:inline distT="0" distB="0" distL="0" distR="0">
            <wp:extent cx="1566545" cy="295275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70632E" w:rsidRDefault="0070632E" w:rsidP="00486351">
      <w:pPr>
        <w:pStyle w:val="ListParagraph"/>
        <w:ind w:left="0"/>
        <w:rPr>
          <w:rFonts w:ascii="Times New Roman" w:hAnsi="Times New Roman"/>
        </w:rPr>
      </w:pPr>
    </w:p>
    <w:p w:rsidR="00BC3A97" w:rsidRDefault="00BC3A97" w:rsidP="00486351">
      <w:pPr>
        <w:pStyle w:val="ListParagraph"/>
        <w:ind w:left="0"/>
        <w:rPr>
          <w:rFonts w:ascii="Times New Roman" w:hAnsi="Times New Roman"/>
        </w:rPr>
      </w:pPr>
    </w:p>
    <w:p w:rsidR="004974C9" w:rsidRPr="00BC3A97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E60A56" w:rsidRPr="004974C9" w:rsidRDefault="0070632E" w:rsidP="00486351">
      <w:pPr>
        <w:pStyle w:val="ListParagraph"/>
        <w:ind w:left="0"/>
        <w:rPr>
          <w:rFonts w:ascii="Times New Roman" w:hAnsi="Times New Roman"/>
          <w:b/>
        </w:rPr>
      </w:pPr>
      <w:r w:rsidRPr="004974C9">
        <w:rPr>
          <w:rFonts w:ascii="Times New Roman" w:hAnsi="Times New Roman"/>
          <w:b/>
        </w:rPr>
        <w:lastRenderedPageBreak/>
        <w:t>Highest Rated Apps</w:t>
      </w: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Default="004974C9" w:rsidP="00486351">
      <w:pPr>
        <w:pStyle w:val="ListParagraph"/>
        <w:ind w:left="0"/>
        <w:rPr>
          <w:rFonts w:ascii="Times New Roman" w:hAnsi="Times New Roman"/>
        </w:rPr>
      </w:pPr>
    </w:p>
    <w:p w:rsidR="004974C9" w:rsidRPr="00BC3A97" w:rsidRDefault="004974C9" w:rsidP="00486351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Apple                                                           Google</w:t>
      </w:r>
    </w:p>
    <w:p w:rsidR="007E5F69" w:rsidRDefault="007E5F69" w:rsidP="00123266"/>
    <w:p w:rsidR="007E5F69" w:rsidRDefault="00486E55" w:rsidP="00123266">
      <w:r>
        <w:rPr>
          <w:noProof/>
        </w:rPr>
        <w:drawing>
          <wp:inline distT="0" distB="0" distL="0" distR="0">
            <wp:extent cx="2120265" cy="25742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4C9">
        <w:t xml:space="preserve">             </w:t>
      </w:r>
      <w:r>
        <w:rPr>
          <w:noProof/>
        </w:rPr>
        <w:drawing>
          <wp:inline distT="0" distB="0" distL="0" distR="0">
            <wp:extent cx="2085340" cy="278384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F69" w:rsidRDefault="007E5F69" w:rsidP="00123266"/>
    <w:p w:rsidR="007E5F69" w:rsidRDefault="007E5F69" w:rsidP="00123266"/>
    <w:p w:rsidR="00346E42" w:rsidRDefault="00346E42" w:rsidP="00123266"/>
    <w:bookmarkEnd w:id="30"/>
    <w:p w:rsidR="007E5F69" w:rsidRDefault="007E5F69" w:rsidP="00123266"/>
    <w:sectPr w:rsidR="007E5F69" w:rsidSect="00123266">
      <w:headerReference w:type="default" r:id="rId27"/>
      <w:pgSz w:w="12240" w:h="15840" w:code="1"/>
      <w:pgMar w:top="1728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6C3D" w:rsidRDefault="002B6C3D">
      <w:r>
        <w:separator/>
      </w:r>
    </w:p>
  </w:endnote>
  <w:endnote w:type="continuationSeparator" w:id="0">
    <w:p w:rsidR="002B6C3D" w:rsidRDefault="002B6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-WP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7944" w:rsidRDefault="00FF7944" w:rsidP="005D3C88">
    <w:pPr>
      <w:pStyle w:val="Footer"/>
      <w:pBdr>
        <w:top w:val="single" w:sz="4" w:space="1" w:color="auto"/>
      </w:pBdr>
    </w:pPr>
    <w:r>
      <w:rPr>
        <w:rStyle w:val="PageNumber"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C5B4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6C3D" w:rsidRDefault="002B6C3D">
      <w:r>
        <w:separator/>
      </w:r>
    </w:p>
  </w:footnote>
  <w:footnote w:type="continuationSeparator" w:id="0">
    <w:p w:rsidR="002B6C3D" w:rsidRDefault="002B6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7944" w:rsidRDefault="00FF7944">
    <w:pPr>
      <w:pStyle w:val="Header"/>
      <w:rPr>
        <w:b/>
      </w:rPr>
    </w:pPr>
    <w:r>
      <w:rPr>
        <w:b/>
        <w:i/>
        <w:iCs/>
        <w:color w:val="FF0000"/>
        <w:position w:val="12"/>
        <w:sz w:val="32"/>
      </w:rPr>
      <w:t xml:space="preserve">                 </w:t>
    </w:r>
  </w:p>
  <w:p w:rsidR="00FF7944" w:rsidRDefault="00FF79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7944" w:rsidRPr="000A37D4" w:rsidRDefault="00FF7944">
    <w:pPr>
      <w:pStyle w:val="Header"/>
      <w:rPr>
        <w:b/>
      </w:rPr>
    </w:pPr>
    <w:r>
      <w:rPr>
        <w:b/>
        <w:i/>
        <w:iCs/>
        <w:color w:val="FF0000"/>
        <w:position w:val="12"/>
        <w:sz w:val="32"/>
      </w:rPr>
      <w:t xml:space="preserve">          </w:t>
    </w:r>
    <w:r>
      <w:rPr>
        <w:b/>
        <w:i/>
        <w:iCs/>
        <w:color w:val="FF0000"/>
        <w:position w:val="12"/>
        <w:sz w:val="32"/>
      </w:rPr>
      <w:tab/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F765B1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7E22871"/>
    <w:multiLevelType w:val="hybridMultilevel"/>
    <w:tmpl w:val="FFAE56CA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B25680"/>
    <w:multiLevelType w:val="hybridMultilevel"/>
    <w:tmpl w:val="8C6451BA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B363A46"/>
    <w:multiLevelType w:val="hybridMultilevel"/>
    <w:tmpl w:val="8C6451BA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2F72FA4"/>
    <w:multiLevelType w:val="hybridMultilevel"/>
    <w:tmpl w:val="69B6D7B0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321B1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1418032F"/>
    <w:multiLevelType w:val="hybridMultilevel"/>
    <w:tmpl w:val="A01E0712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A9462E6"/>
    <w:multiLevelType w:val="hybridMultilevel"/>
    <w:tmpl w:val="89F0539A"/>
    <w:lvl w:ilvl="0" w:tplc="7B562E10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B5F3BD1"/>
    <w:multiLevelType w:val="hybridMultilevel"/>
    <w:tmpl w:val="C68697D4"/>
    <w:lvl w:ilvl="0" w:tplc="BE2E9BFE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0" w15:restartNumberingAfterBreak="0">
    <w:nsid w:val="1BAC4350"/>
    <w:multiLevelType w:val="multilevel"/>
    <w:tmpl w:val="89DC2676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1E5D19F7"/>
    <w:multiLevelType w:val="hybridMultilevel"/>
    <w:tmpl w:val="8C6451BA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F332F78"/>
    <w:multiLevelType w:val="hybridMultilevel"/>
    <w:tmpl w:val="6924E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A16CFE"/>
    <w:multiLevelType w:val="hybridMultilevel"/>
    <w:tmpl w:val="2A78BA16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4" w15:restartNumberingAfterBreak="0">
    <w:nsid w:val="28126B21"/>
    <w:multiLevelType w:val="multilevel"/>
    <w:tmpl w:val="16809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8BD0337"/>
    <w:multiLevelType w:val="hybridMultilevel"/>
    <w:tmpl w:val="16809B26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C2E19C8"/>
    <w:multiLevelType w:val="multilevel"/>
    <w:tmpl w:val="1668D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D5377FF"/>
    <w:multiLevelType w:val="hybridMultilevel"/>
    <w:tmpl w:val="B2B6711C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E0F2F9E"/>
    <w:multiLevelType w:val="hybridMultilevel"/>
    <w:tmpl w:val="7F4281C8"/>
    <w:lvl w:ilvl="0" w:tplc="55982576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9" w15:restartNumberingAfterBreak="0">
    <w:nsid w:val="2EA350D2"/>
    <w:multiLevelType w:val="hybridMultilevel"/>
    <w:tmpl w:val="8C6451BA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0F31E44"/>
    <w:multiLevelType w:val="hybridMultilevel"/>
    <w:tmpl w:val="9CFE2264"/>
    <w:lvl w:ilvl="0" w:tplc="A954731C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21" w15:restartNumberingAfterBreak="0">
    <w:nsid w:val="319A27D6"/>
    <w:multiLevelType w:val="hybridMultilevel"/>
    <w:tmpl w:val="92E85CE4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A311877"/>
    <w:multiLevelType w:val="hybridMultilevel"/>
    <w:tmpl w:val="CFCEBD3C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C3C1078"/>
    <w:multiLevelType w:val="multilevel"/>
    <w:tmpl w:val="98823C4E"/>
    <w:lvl w:ilvl="0">
      <w:start w:val="2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3CCF03CA"/>
    <w:multiLevelType w:val="hybridMultilevel"/>
    <w:tmpl w:val="499EC000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E463723"/>
    <w:multiLevelType w:val="multilevel"/>
    <w:tmpl w:val="F72C01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45150A8C"/>
    <w:multiLevelType w:val="hybridMultilevel"/>
    <w:tmpl w:val="A85452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1C6BC7"/>
    <w:multiLevelType w:val="hybridMultilevel"/>
    <w:tmpl w:val="1DE8A94C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8FF32A2"/>
    <w:multiLevelType w:val="hybridMultilevel"/>
    <w:tmpl w:val="F1725984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A112B9E"/>
    <w:multiLevelType w:val="hybridMultilevel"/>
    <w:tmpl w:val="2D48ABDE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A3D5641"/>
    <w:multiLevelType w:val="hybridMultilevel"/>
    <w:tmpl w:val="0B1A3252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BA95522"/>
    <w:multiLevelType w:val="multilevel"/>
    <w:tmpl w:val="23EC7FA4"/>
    <w:lvl w:ilvl="0">
      <w:start w:val="1"/>
      <w:numFmt w:val="decimal"/>
      <w:lvlText w:val="%1.0"/>
      <w:lvlJc w:val="left"/>
      <w:pPr>
        <w:tabs>
          <w:tab w:val="num" w:pos="760"/>
        </w:tabs>
        <w:ind w:left="400" w:hanging="360"/>
      </w:pPr>
      <w:rPr>
        <w:rFonts w:hint="default"/>
      </w:rPr>
    </w:lvl>
    <w:lvl w:ilvl="1">
      <w:start w:val="1"/>
      <w:numFmt w:val="none"/>
      <w:lvlRestart w:val="0"/>
      <w:lvlText w:val="1.1"/>
      <w:lvlJc w:val="left"/>
      <w:pPr>
        <w:tabs>
          <w:tab w:val="num" w:pos="1480"/>
        </w:tabs>
        <w:ind w:left="832" w:hanging="432"/>
      </w:pPr>
      <w:rPr>
        <w:rFonts w:hint="default"/>
      </w:rPr>
    </w:lvl>
    <w:lvl w:ilvl="2">
      <w:start w:val="1"/>
      <w:numFmt w:val="none"/>
      <w:lvlText w:val="1.1.1"/>
      <w:lvlJc w:val="left"/>
      <w:pPr>
        <w:tabs>
          <w:tab w:val="num" w:pos="2200"/>
        </w:tabs>
        <w:ind w:left="1264" w:hanging="504"/>
      </w:pPr>
      <w:rPr>
        <w:rFonts w:hint="default"/>
      </w:rPr>
    </w:lvl>
    <w:lvl w:ilvl="3">
      <w:start w:val="1"/>
      <w:numFmt w:val="decimal"/>
      <w:lvlText w:val="%1.1.1.1"/>
      <w:lvlJc w:val="left"/>
      <w:pPr>
        <w:tabs>
          <w:tab w:val="num" w:pos="3280"/>
        </w:tabs>
        <w:ind w:left="1768" w:hanging="648"/>
      </w:pPr>
      <w:rPr>
        <w:rFonts w:hint="default"/>
      </w:rPr>
    </w:lvl>
    <w:lvl w:ilvl="4">
      <w:start w:val="1"/>
      <w:numFmt w:val="decimal"/>
      <w:lvlText w:val="%1.%21.1.1.1"/>
      <w:lvlJc w:val="left"/>
      <w:pPr>
        <w:tabs>
          <w:tab w:val="num" w:pos="4000"/>
        </w:tabs>
        <w:ind w:left="2272" w:hanging="792"/>
      </w:pPr>
      <w:rPr>
        <w:rFonts w:hint="default"/>
        <w:sz w:val="18"/>
      </w:rPr>
    </w:lvl>
    <w:lvl w:ilvl="5">
      <w:start w:val="1"/>
      <w:numFmt w:val="decimal"/>
      <w:lvlText w:val="%1.%2.%3.%4.%5.%6."/>
      <w:lvlJc w:val="left"/>
      <w:pPr>
        <w:tabs>
          <w:tab w:val="num" w:pos="4720"/>
        </w:tabs>
        <w:ind w:left="27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800"/>
        </w:tabs>
        <w:ind w:left="32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520"/>
        </w:tabs>
        <w:ind w:left="37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40"/>
        </w:tabs>
        <w:ind w:left="4360" w:hanging="1440"/>
      </w:pPr>
      <w:rPr>
        <w:rFonts w:hint="default"/>
      </w:rPr>
    </w:lvl>
  </w:abstractNum>
  <w:abstractNum w:abstractNumId="32" w15:restartNumberingAfterBreak="0">
    <w:nsid w:val="55D20E95"/>
    <w:multiLevelType w:val="hybridMultilevel"/>
    <w:tmpl w:val="1668DB8C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6716F49"/>
    <w:multiLevelType w:val="hybridMultilevel"/>
    <w:tmpl w:val="3FF6236C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BAD4C78"/>
    <w:multiLevelType w:val="hybridMultilevel"/>
    <w:tmpl w:val="77209134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DCB7004"/>
    <w:multiLevelType w:val="hybridMultilevel"/>
    <w:tmpl w:val="4DD670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3B42F4"/>
    <w:multiLevelType w:val="hybridMultilevel"/>
    <w:tmpl w:val="9892902C"/>
    <w:lvl w:ilvl="0" w:tplc="A954731C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2E839C4"/>
    <w:multiLevelType w:val="hybridMultilevel"/>
    <w:tmpl w:val="B442F260"/>
    <w:lvl w:ilvl="0" w:tplc="A954731C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37E3170"/>
    <w:multiLevelType w:val="hybridMultilevel"/>
    <w:tmpl w:val="880470D6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12869D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0" w15:restartNumberingAfterBreak="0">
    <w:nsid w:val="729748C2"/>
    <w:multiLevelType w:val="multilevel"/>
    <w:tmpl w:val="A3E4D2C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5EA52EB"/>
    <w:multiLevelType w:val="multilevel"/>
    <w:tmpl w:val="3FF62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7B5288F"/>
    <w:multiLevelType w:val="hybridMultilevel"/>
    <w:tmpl w:val="77182DA6"/>
    <w:lvl w:ilvl="0" w:tplc="088888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1"/>
  </w:num>
  <w:num w:numId="2">
    <w:abstractNumId w:val="26"/>
  </w:num>
  <w:num w:numId="3">
    <w:abstractNumId w:val="39"/>
  </w:num>
  <w:num w:numId="4">
    <w:abstractNumId w:val="6"/>
  </w:num>
  <w:num w:numId="5">
    <w:abstractNumId w:val="2"/>
  </w:num>
  <w:num w:numId="6">
    <w:abstractNumId w:val="3"/>
  </w:num>
  <w:num w:numId="7">
    <w:abstractNumId w:val="21"/>
  </w:num>
  <w:num w:numId="8">
    <w:abstractNumId w:val="20"/>
  </w:num>
  <w:num w:numId="9">
    <w:abstractNumId w:val="5"/>
  </w:num>
  <w:num w:numId="10">
    <w:abstractNumId w:val="30"/>
  </w:num>
  <w:num w:numId="11">
    <w:abstractNumId w:val="18"/>
  </w:num>
  <w:num w:numId="12">
    <w:abstractNumId w:val="24"/>
  </w:num>
  <w:num w:numId="13">
    <w:abstractNumId w:val="28"/>
  </w:num>
  <w:num w:numId="14">
    <w:abstractNumId w:val="9"/>
  </w:num>
  <w:num w:numId="15">
    <w:abstractNumId w:val="8"/>
  </w:num>
  <w:num w:numId="16">
    <w:abstractNumId w:val="22"/>
  </w:num>
  <w:num w:numId="17">
    <w:abstractNumId w:val="34"/>
  </w:num>
  <w:num w:numId="18">
    <w:abstractNumId w:val="17"/>
  </w:num>
  <w:num w:numId="19">
    <w:abstractNumId w:val="15"/>
  </w:num>
  <w:num w:numId="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5"/>
  </w:num>
  <w:num w:numId="22">
    <w:abstractNumId w:val="40"/>
  </w:num>
  <w:num w:numId="23">
    <w:abstractNumId w:val="4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</w:num>
  <w:num w:numId="25">
    <w:abstractNumId w:val="10"/>
  </w:num>
  <w:num w:numId="26">
    <w:abstractNumId w:val="38"/>
  </w:num>
  <w:num w:numId="27">
    <w:abstractNumId w:val="36"/>
  </w:num>
  <w:num w:numId="28">
    <w:abstractNumId w:val="37"/>
  </w:num>
  <w:num w:numId="29">
    <w:abstractNumId w:val="42"/>
  </w:num>
  <w:num w:numId="30">
    <w:abstractNumId w:val="33"/>
  </w:num>
  <w:num w:numId="31">
    <w:abstractNumId w:val="29"/>
  </w:num>
  <w:num w:numId="32">
    <w:abstractNumId w:val="41"/>
  </w:num>
  <w:num w:numId="33">
    <w:abstractNumId w:val="32"/>
  </w:num>
  <w:num w:numId="34">
    <w:abstractNumId w:val="16"/>
  </w:num>
  <w:num w:numId="35">
    <w:abstractNumId w:val="27"/>
  </w:num>
  <w:num w:numId="36">
    <w:abstractNumId w:val="14"/>
  </w:num>
  <w:num w:numId="37">
    <w:abstractNumId w:val="7"/>
  </w:num>
  <w:num w:numId="38">
    <w:abstractNumId w:val="4"/>
  </w:num>
  <w:num w:numId="39">
    <w:abstractNumId w:val="19"/>
  </w:num>
  <w:num w:numId="40">
    <w:abstractNumId w:val="11"/>
  </w:num>
  <w:num w:numId="41">
    <w:abstractNumId w:val="0"/>
  </w:num>
  <w:num w:numId="42">
    <w:abstractNumId w:val="1"/>
  </w:num>
  <w:num w:numId="43">
    <w:abstractNumId w:val="13"/>
  </w:num>
  <w:num w:numId="44">
    <w:abstractNumId w:val="12"/>
  </w:num>
  <w:num w:numId="45">
    <w:abstractNumId w:val="40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dit="readOnly" w:enforcement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1C"/>
    <w:rsid w:val="0000159D"/>
    <w:rsid w:val="00005059"/>
    <w:rsid w:val="00005773"/>
    <w:rsid w:val="000057D7"/>
    <w:rsid w:val="00006B96"/>
    <w:rsid w:val="00006D23"/>
    <w:rsid w:val="00007396"/>
    <w:rsid w:val="0001094D"/>
    <w:rsid w:val="0001172A"/>
    <w:rsid w:val="00011965"/>
    <w:rsid w:val="000131A8"/>
    <w:rsid w:val="000151F3"/>
    <w:rsid w:val="00017E0A"/>
    <w:rsid w:val="0002150C"/>
    <w:rsid w:val="00024CF2"/>
    <w:rsid w:val="00027C9E"/>
    <w:rsid w:val="00030812"/>
    <w:rsid w:val="0003190F"/>
    <w:rsid w:val="00031FE7"/>
    <w:rsid w:val="00032036"/>
    <w:rsid w:val="00033422"/>
    <w:rsid w:val="00034515"/>
    <w:rsid w:val="00041DE6"/>
    <w:rsid w:val="00044949"/>
    <w:rsid w:val="00044ED7"/>
    <w:rsid w:val="0005009E"/>
    <w:rsid w:val="000501BB"/>
    <w:rsid w:val="00050F62"/>
    <w:rsid w:val="00055AE5"/>
    <w:rsid w:val="00055AF1"/>
    <w:rsid w:val="0005602D"/>
    <w:rsid w:val="0005770F"/>
    <w:rsid w:val="00063A7F"/>
    <w:rsid w:val="00064A3B"/>
    <w:rsid w:val="000653B4"/>
    <w:rsid w:val="00065F09"/>
    <w:rsid w:val="0007263F"/>
    <w:rsid w:val="00072E8C"/>
    <w:rsid w:val="00077E17"/>
    <w:rsid w:val="000818D9"/>
    <w:rsid w:val="000824B7"/>
    <w:rsid w:val="00085D1F"/>
    <w:rsid w:val="00087BFD"/>
    <w:rsid w:val="000900AE"/>
    <w:rsid w:val="0009484C"/>
    <w:rsid w:val="0009526E"/>
    <w:rsid w:val="000A2F88"/>
    <w:rsid w:val="000A37D4"/>
    <w:rsid w:val="000B381B"/>
    <w:rsid w:val="000B5D2F"/>
    <w:rsid w:val="000B6F47"/>
    <w:rsid w:val="000B7F29"/>
    <w:rsid w:val="000C09F7"/>
    <w:rsid w:val="000C284B"/>
    <w:rsid w:val="000C2A86"/>
    <w:rsid w:val="000C2D1D"/>
    <w:rsid w:val="000C54BC"/>
    <w:rsid w:val="000C6F04"/>
    <w:rsid w:val="000D4281"/>
    <w:rsid w:val="000D57E8"/>
    <w:rsid w:val="000E18D6"/>
    <w:rsid w:val="000E2FEA"/>
    <w:rsid w:val="000E4814"/>
    <w:rsid w:val="000E48FF"/>
    <w:rsid w:val="000E4D1D"/>
    <w:rsid w:val="000F0934"/>
    <w:rsid w:val="000F317D"/>
    <w:rsid w:val="000F3521"/>
    <w:rsid w:val="000F3E48"/>
    <w:rsid w:val="000F432C"/>
    <w:rsid w:val="00100A1E"/>
    <w:rsid w:val="00101D09"/>
    <w:rsid w:val="00101E5C"/>
    <w:rsid w:val="001068A0"/>
    <w:rsid w:val="001134B6"/>
    <w:rsid w:val="00113E60"/>
    <w:rsid w:val="00114AF0"/>
    <w:rsid w:val="00115C1C"/>
    <w:rsid w:val="0012028C"/>
    <w:rsid w:val="00123266"/>
    <w:rsid w:val="0012330B"/>
    <w:rsid w:val="00132D9C"/>
    <w:rsid w:val="00142871"/>
    <w:rsid w:val="00143E2B"/>
    <w:rsid w:val="0014516C"/>
    <w:rsid w:val="0015233A"/>
    <w:rsid w:val="00154BB1"/>
    <w:rsid w:val="00154F30"/>
    <w:rsid w:val="00156DF2"/>
    <w:rsid w:val="0015766B"/>
    <w:rsid w:val="00157728"/>
    <w:rsid w:val="001614BD"/>
    <w:rsid w:val="001643A6"/>
    <w:rsid w:val="00170419"/>
    <w:rsid w:val="00174A06"/>
    <w:rsid w:val="00182033"/>
    <w:rsid w:val="001846BA"/>
    <w:rsid w:val="001853AF"/>
    <w:rsid w:val="001923A7"/>
    <w:rsid w:val="001964BE"/>
    <w:rsid w:val="0019694A"/>
    <w:rsid w:val="001A1CB5"/>
    <w:rsid w:val="001A3E52"/>
    <w:rsid w:val="001A3E70"/>
    <w:rsid w:val="001A5BC6"/>
    <w:rsid w:val="001A7026"/>
    <w:rsid w:val="001A7B64"/>
    <w:rsid w:val="001B5FE8"/>
    <w:rsid w:val="001B60E4"/>
    <w:rsid w:val="001B788D"/>
    <w:rsid w:val="001C172B"/>
    <w:rsid w:val="001C200C"/>
    <w:rsid w:val="001C20F9"/>
    <w:rsid w:val="001C35F9"/>
    <w:rsid w:val="001D09DF"/>
    <w:rsid w:val="001D1937"/>
    <w:rsid w:val="001D306D"/>
    <w:rsid w:val="001D5EEE"/>
    <w:rsid w:val="001D6ABD"/>
    <w:rsid w:val="001E1340"/>
    <w:rsid w:val="001E21CC"/>
    <w:rsid w:val="001E232F"/>
    <w:rsid w:val="001E2600"/>
    <w:rsid w:val="001E5CA1"/>
    <w:rsid w:val="001E6FD8"/>
    <w:rsid w:val="001E704D"/>
    <w:rsid w:val="001E7314"/>
    <w:rsid w:val="001F0FC7"/>
    <w:rsid w:val="001F0FEB"/>
    <w:rsid w:val="001F284E"/>
    <w:rsid w:val="001F4EF4"/>
    <w:rsid w:val="00200652"/>
    <w:rsid w:val="00204EEA"/>
    <w:rsid w:val="002069C3"/>
    <w:rsid w:val="002074DF"/>
    <w:rsid w:val="00212E12"/>
    <w:rsid w:val="002175E1"/>
    <w:rsid w:val="00223841"/>
    <w:rsid w:val="002240F8"/>
    <w:rsid w:val="002249ED"/>
    <w:rsid w:val="002251A1"/>
    <w:rsid w:val="00226B08"/>
    <w:rsid w:val="00227B23"/>
    <w:rsid w:val="00231256"/>
    <w:rsid w:val="0023244C"/>
    <w:rsid w:val="002365CC"/>
    <w:rsid w:val="00243F0D"/>
    <w:rsid w:val="00246664"/>
    <w:rsid w:val="002466C8"/>
    <w:rsid w:val="00247E2E"/>
    <w:rsid w:val="00251EED"/>
    <w:rsid w:val="00256D50"/>
    <w:rsid w:val="002604C5"/>
    <w:rsid w:val="00261108"/>
    <w:rsid w:val="00261C5F"/>
    <w:rsid w:val="00263331"/>
    <w:rsid w:val="00271B70"/>
    <w:rsid w:val="0027254F"/>
    <w:rsid w:val="002726BB"/>
    <w:rsid w:val="0027689E"/>
    <w:rsid w:val="002826FC"/>
    <w:rsid w:val="002830AB"/>
    <w:rsid w:val="00283129"/>
    <w:rsid w:val="00285CB4"/>
    <w:rsid w:val="0028627C"/>
    <w:rsid w:val="002942E2"/>
    <w:rsid w:val="0029451F"/>
    <w:rsid w:val="00296E2F"/>
    <w:rsid w:val="002A0521"/>
    <w:rsid w:val="002A2006"/>
    <w:rsid w:val="002A43DA"/>
    <w:rsid w:val="002A71E4"/>
    <w:rsid w:val="002A7288"/>
    <w:rsid w:val="002B35E3"/>
    <w:rsid w:val="002B6C3D"/>
    <w:rsid w:val="002B7B93"/>
    <w:rsid w:val="002C0229"/>
    <w:rsid w:val="002C119B"/>
    <w:rsid w:val="002C18E9"/>
    <w:rsid w:val="002C2262"/>
    <w:rsid w:val="002C6771"/>
    <w:rsid w:val="002C75FA"/>
    <w:rsid w:val="002D2E1D"/>
    <w:rsid w:val="002D7637"/>
    <w:rsid w:val="002E09A4"/>
    <w:rsid w:val="002E0B30"/>
    <w:rsid w:val="002E35DC"/>
    <w:rsid w:val="002F0069"/>
    <w:rsid w:val="002F5199"/>
    <w:rsid w:val="003006F5"/>
    <w:rsid w:val="00301186"/>
    <w:rsid w:val="003046E0"/>
    <w:rsid w:val="00305F48"/>
    <w:rsid w:val="00307129"/>
    <w:rsid w:val="00317416"/>
    <w:rsid w:val="00317EE8"/>
    <w:rsid w:val="00321626"/>
    <w:rsid w:val="0032433A"/>
    <w:rsid w:val="003244D1"/>
    <w:rsid w:val="003248AA"/>
    <w:rsid w:val="00325403"/>
    <w:rsid w:val="0033163E"/>
    <w:rsid w:val="00331825"/>
    <w:rsid w:val="003321E2"/>
    <w:rsid w:val="003341E6"/>
    <w:rsid w:val="003355F6"/>
    <w:rsid w:val="00337CEB"/>
    <w:rsid w:val="00346E42"/>
    <w:rsid w:val="00350AB1"/>
    <w:rsid w:val="003519F0"/>
    <w:rsid w:val="00360090"/>
    <w:rsid w:val="00367530"/>
    <w:rsid w:val="00371A96"/>
    <w:rsid w:val="00373D6D"/>
    <w:rsid w:val="00375922"/>
    <w:rsid w:val="003765FA"/>
    <w:rsid w:val="00376AF4"/>
    <w:rsid w:val="003826C9"/>
    <w:rsid w:val="00384260"/>
    <w:rsid w:val="00387B10"/>
    <w:rsid w:val="00391BCB"/>
    <w:rsid w:val="0039257E"/>
    <w:rsid w:val="00393666"/>
    <w:rsid w:val="003979DD"/>
    <w:rsid w:val="003A26E3"/>
    <w:rsid w:val="003A7435"/>
    <w:rsid w:val="003C2783"/>
    <w:rsid w:val="003C6C5A"/>
    <w:rsid w:val="003D4F0C"/>
    <w:rsid w:val="003E0029"/>
    <w:rsid w:val="003E08A4"/>
    <w:rsid w:val="003E5CA8"/>
    <w:rsid w:val="003E64F2"/>
    <w:rsid w:val="003F067D"/>
    <w:rsid w:val="003F2A79"/>
    <w:rsid w:val="003F5BD6"/>
    <w:rsid w:val="003F5EF6"/>
    <w:rsid w:val="00400F2D"/>
    <w:rsid w:val="004018DD"/>
    <w:rsid w:val="00403FB8"/>
    <w:rsid w:val="00410300"/>
    <w:rsid w:val="00412777"/>
    <w:rsid w:val="004128B8"/>
    <w:rsid w:val="004133D8"/>
    <w:rsid w:val="00414AA4"/>
    <w:rsid w:val="00416386"/>
    <w:rsid w:val="00416F2F"/>
    <w:rsid w:val="00422EC4"/>
    <w:rsid w:val="0042308A"/>
    <w:rsid w:val="00424FF6"/>
    <w:rsid w:val="0043760A"/>
    <w:rsid w:val="004376FC"/>
    <w:rsid w:val="00440328"/>
    <w:rsid w:val="00440956"/>
    <w:rsid w:val="00441DE8"/>
    <w:rsid w:val="0044416A"/>
    <w:rsid w:val="00444E74"/>
    <w:rsid w:val="00445947"/>
    <w:rsid w:val="004471CE"/>
    <w:rsid w:val="004506DB"/>
    <w:rsid w:val="00453379"/>
    <w:rsid w:val="004564C7"/>
    <w:rsid w:val="0046006B"/>
    <w:rsid w:val="004610D7"/>
    <w:rsid w:val="00463587"/>
    <w:rsid w:val="004639AD"/>
    <w:rsid w:val="00464E47"/>
    <w:rsid w:val="00464E88"/>
    <w:rsid w:val="00466723"/>
    <w:rsid w:val="00473207"/>
    <w:rsid w:val="00473CAD"/>
    <w:rsid w:val="004758D4"/>
    <w:rsid w:val="004761FF"/>
    <w:rsid w:val="00476FE9"/>
    <w:rsid w:val="0048261F"/>
    <w:rsid w:val="0048309B"/>
    <w:rsid w:val="004833F1"/>
    <w:rsid w:val="00486351"/>
    <w:rsid w:val="00486E55"/>
    <w:rsid w:val="00492870"/>
    <w:rsid w:val="00493801"/>
    <w:rsid w:val="00497388"/>
    <w:rsid w:val="004974C9"/>
    <w:rsid w:val="004A4F32"/>
    <w:rsid w:val="004A67A2"/>
    <w:rsid w:val="004A7B24"/>
    <w:rsid w:val="004B2DAC"/>
    <w:rsid w:val="004C2EC1"/>
    <w:rsid w:val="004C40B4"/>
    <w:rsid w:val="004C7362"/>
    <w:rsid w:val="004C7B25"/>
    <w:rsid w:val="004D2389"/>
    <w:rsid w:val="004D40A7"/>
    <w:rsid w:val="004D7B2D"/>
    <w:rsid w:val="004E2EEF"/>
    <w:rsid w:val="004E3221"/>
    <w:rsid w:val="004E43E2"/>
    <w:rsid w:val="004E69ED"/>
    <w:rsid w:val="004F2DF9"/>
    <w:rsid w:val="004F3653"/>
    <w:rsid w:val="004F3943"/>
    <w:rsid w:val="004F3D65"/>
    <w:rsid w:val="004F3FC0"/>
    <w:rsid w:val="004F5E82"/>
    <w:rsid w:val="005100D7"/>
    <w:rsid w:val="0051169B"/>
    <w:rsid w:val="0051176F"/>
    <w:rsid w:val="0051602B"/>
    <w:rsid w:val="0051630B"/>
    <w:rsid w:val="005177E9"/>
    <w:rsid w:val="0051790F"/>
    <w:rsid w:val="0052114D"/>
    <w:rsid w:val="00522F35"/>
    <w:rsid w:val="00523F22"/>
    <w:rsid w:val="00524B5D"/>
    <w:rsid w:val="005301C3"/>
    <w:rsid w:val="00531B88"/>
    <w:rsid w:val="005330C9"/>
    <w:rsid w:val="00536302"/>
    <w:rsid w:val="00546A5E"/>
    <w:rsid w:val="005476B1"/>
    <w:rsid w:val="00551C53"/>
    <w:rsid w:val="00552C62"/>
    <w:rsid w:val="00553378"/>
    <w:rsid w:val="00561226"/>
    <w:rsid w:val="00571999"/>
    <w:rsid w:val="005734CC"/>
    <w:rsid w:val="00574026"/>
    <w:rsid w:val="00575EB8"/>
    <w:rsid w:val="00577A82"/>
    <w:rsid w:val="005806BD"/>
    <w:rsid w:val="00582320"/>
    <w:rsid w:val="00583547"/>
    <w:rsid w:val="005835E0"/>
    <w:rsid w:val="00583944"/>
    <w:rsid w:val="0058445F"/>
    <w:rsid w:val="0058491F"/>
    <w:rsid w:val="00584EBD"/>
    <w:rsid w:val="00585A4A"/>
    <w:rsid w:val="00585EB7"/>
    <w:rsid w:val="005913FE"/>
    <w:rsid w:val="005932AC"/>
    <w:rsid w:val="005935FD"/>
    <w:rsid w:val="00597982"/>
    <w:rsid w:val="005A057D"/>
    <w:rsid w:val="005A291A"/>
    <w:rsid w:val="005A3BC2"/>
    <w:rsid w:val="005A45DE"/>
    <w:rsid w:val="005A64A1"/>
    <w:rsid w:val="005A6CC6"/>
    <w:rsid w:val="005A6F5A"/>
    <w:rsid w:val="005A7B59"/>
    <w:rsid w:val="005B06F9"/>
    <w:rsid w:val="005B135F"/>
    <w:rsid w:val="005B2727"/>
    <w:rsid w:val="005B4709"/>
    <w:rsid w:val="005B5201"/>
    <w:rsid w:val="005B67C0"/>
    <w:rsid w:val="005C1533"/>
    <w:rsid w:val="005C7302"/>
    <w:rsid w:val="005C78EC"/>
    <w:rsid w:val="005D3C88"/>
    <w:rsid w:val="005D42E1"/>
    <w:rsid w:val="005D4AFB"/>
    <w:rsid w:val="005D521B"/>
    <w:rsid w:val="005D5807"/>
    <w:rsid w:val="005D73AD"/>
    <w:rsid w:val="005D7BD3"/>
    <w:rsid w:val="005E00C6"/>
    <w:rsid w:val="005E1D90"/>
    <w:rsid w:val="005F14E8"/>
    <w:rsid w:val="005F2974"/>
    <w:rsid w:val="005F7CCB"/>
    <w:rsid w:val="00601C11"/>
    <w:rsid w:val="00605954"/>
    <w:rsid w:val="0060711F"/>
    <w:rsid w:val="00611FCD"/>
    <w:rsid w:val="0061305D"/>
    <w:rsid w:val="00614EE8"/>
    <w:rsid w:val="00616D37"/>
    <w:rsid w:val="006215D2"/>
    <w:rsid w:val="006224DB"/>
    <w:rsid w:val="00630226"/>
    <w:rsid w:val="0063538F"/>
    <w:rsid w:val="0064056D"/>
    <w:rsid w:val="00642DAE"/>
    <w:rsid w:val="00644AD8"/>
    <w:rsid w:val="006463B4"/>
    <w:rsid w:val="00654A04"/>
    <w:rsid w:val="00657C49"/>
    <w:rsid w:val="00662E1D"/>
    <w:rsid w:val="0067620E"/>
    <w:rsid w:val="0068130A"/>
    <w:rsid w:val="00684D61"/>
    <w:rsid w:val="006856FF"/>
    <w:rsid w:val="00690FE1"/>
    <w:rsid w:val="00691F16"/>
    <w:rsid w:val="00695697"/>
    <w:rsid w:val="006957CC"/>
    <w:rsid w:val="006A0BBF"/>
    <w:rsid w:val="006A2056"/>
    <w:rsid w:val="006A234B"/>
    <w:rsid w:val="006A2F02"/>
    <w:rsid w:val="006A4496"/>
    <w:rsid w:val="006A554A"/>
    <w:rsid w:val="006A66F9"/>
    <w:rsid w:val="006A735E"/>
    <w:rsid w:val="006A74F3"/>
    <w:rsid w:val="006B0A96"/>
    <w:rsid w:val="006B3492"/>
    <w:rsid w:val="006B40BB"/>
    <w:rsid w:val="006B75B2"/>
    <w:rsid w:val="006C1C22"/>
    <w:rsid w:val="006C4A39"/>
    <w:rsid w:val="006D1017"/>
    <w:rsid w:val="006D3B6F"/>
    <w:rsid w:val="006D5887"/>
    <w:rsid w:val="006D6695"/>
    <w:rsid w:val="006D72D5"/>
    <w:rsid w:val="006E0CB5"/>
    <w:rsid w:val="006E43B5"/>
    <w:rsid w:val="006E45F6"/>
    <w:rsid w:val="006E48DA"/>
    <w:rsid w:val="006F0E3E"/>
    <w:rsid w:val="006F102B"/>
    <w:rsid w:val="00700DD5"/>
    <w:rsid w:val="007021A1"/>
    <w:rsid w:val="007029B2"/>
    <w:rsid w:val="007031D0"/>
    <w:rsid w:val="007061FC"/>
    <w:rsid w:val="0070632E"/>
    <w:rsid w:val="0071103F"/>
    <w:rsid w:val="0071342C"/>
    <w:rsid w:val="00714EFD"/>
    <w:rsid w:val="007178A1"/>
    <w:rsid w:val="00722ECF"/>
    <w:rsid w:val="00724DB1"/>
    <w:rsid w:val="007253F4"/>
    <w:rsid w:val="00731D41"/>
    <w:rsid w:val="00733E62"/>
    <w:rsid w:val="00735F7F"/>
    <w:rsid w:val="00736BDC"/>
    <w:rsid w:val="007442E6"/>
    <w:rsid w:val="00744591"/>
    <w:rsid w:val="007476A2"/>
    <w:rsid w:val="00751752"/>
    <w:rsid w:val="007539FD"/>
    <w:rsid w:val="00754481"/>
    <w:rsid w:val="00755421"/>
    <w:rsid w:val="0075614F"/>
    <w:rsid w:val="00757E3D"/>
    <w:rsid w:val="00761AAF"/>
    <w:rsid w:val="00761FDE"/>
    <w:rsid w:val="00765B92"/>
    <w:rsid w:val="0077256C"/>
    <w:rsid w:val="00773C70"/>
    <w:rsid w:val="00774477"/>
    <w:rsid w:val="00775B67"/>
    <w:rsid w:val="00775C90"/>
    <w:rsid w:val="00781D0D"/>
    <w:rsid w:val="0078322C"/>
    <w:rsid w:val="00787953"/>
    <w:rsid w:val="00791C3B"/>
    <w:rsid w:val="007967B6"/>
    <w:rsid w:val="007A4702"/>
    <w:rsid w:val="007A5621"/>
    <w:rsid w:val="007A7249"/>
    <w:rsid w:val="007B0BCC"/>
    <w:rsid w:val="007B3D7E"/>
    <w:rsid w:val="007B4708"/>
    <w:rsid w:val="007B4D43"/>
    <w:rsid w:val="007C0CC4"/>
    <w:rsid w:val="007C1703"/>
    <w:rsid w:val="007C32BD"/>
    <w:rsid w:val="007C44A3"/>
    <w:rsid w:val="007C53A8"/>
    <w:rsid w:val="007C5936"/>
    <w:rsid w:val="007C6F44"/>
    <w:rsid w:val="007D69CE"/>
    <w:rsid w:val="007D6F3D"/>
    <w:rsid w:val="007E3EA5"/>
    <w:rsid w:val="007E58C9"/>
    <w:rsid w:val="007E5F69"/>
    <w:rsid w:val="007E6280"/>
    <w:rsid w:val="007E7AED"/>
    <w:rsid w:val="007F163F"/>
    <w:rsid w:val="007F1C29"/>
    <w:rsid w:val="007F31BD"/>
    <w:rsid w:val="007F4100"/>
    <w:rsid w:val="007F5587"/>
    <w:rsid w:val="007F6DFF"/>
    <w:rsid w:val="00800767"/>
    <w:rsid w:val="008038FA"/>
    <w:rsid w:val="0080433F"/>
    <w:rsid w:val="00804344"/>
    <w:rsid w:val="0080470B"/>
    <w:rsid w:val="008049DB"/>
    <w:rsid w:val="00805AE7"/>
    <w:rsid w:val="008105D0"/>
    <w:rsid w:val="00810859"/>
    <w:rsid w:val="008131A2"/>
    <w:rsid w:val="00815164"/>
    <w:rsid w:val="00823E66"/>
    <w:rsid w:val="00824FAD"/>
    <w:rsid w:val="00826E64"/>
    <w:rsid w:val="00827831"/>
    <w:rsid w:val="00827F31"/>
    <w:rsid w:val="008314C0"/>
    <w:rsid w:val="00831C84"/>
    <w:rsid w:val="00832BDB"/>
    <w:rsid w:val="00834440"/>
    <w:rsid w:val="00841124"/>
    <w:rsid w:val="008424D3"/>
    <w:rsid w:val="00842B41"/>
    <w:rsid w:val="00842E90"/>
    <w:rsid w:val="008436D0"/>
    <w:rsid w:val="00844539"/>
    <w:rsid w:val="008446DE"/>
    <w:rsid w:val="008456C6"/>
    <w:rsid w:val="008460F2"/>
    <w:rsid w:val="00860B68"/>
    <w:rsid w:val="00860DD1"/>
    <w:rsid w:val="00863A4F"/>
    <w:rsid w:val="0086447D"/>
    <w:rsid w:val="008672A9"/>
    <w:rsid w:val="008715C8"/>
    <w:rsid w:val="00871982"/>
    <w:rsid w:val="00874574"/>
    <w:rsid w:val="00877283"/>
    <w:rsid w:val="00884E9A"/>
    <w:rsid w:val="00887A5B"/>
    <w:rsid w:val="00892B0D"/>
    <w:rsid w:val="00895FF9"/>
    <w:rsid w:val="00896B1F"/>
    <w:rsid w:val="008A0C1C"/>
    <w:rsid w:val="008A42A6"/>
    <w:rsid w:val="008A533E"/>
    <w:rsid w:val="008A7C1A"/>
    <w:rsid w:val="008B096C"/>
    <w:rsid w:val="008B3971"/>
    <w:rsid w:val="008B4ECF"/>
    <w:rsid w:val="008B5A12"/>
    <w:rsid w:val="008B636D"/>
    <w:rsid w:val="008B66B2"/>
    <w:rsid w:val="008B6F1F"/>
    <w:rsid w:val="008B7B1A"/>
    <w:rsid w:val="008C0718"/>
    <w:rsid w:val="008C5B44"/>
    <w:rsid w:val="008C5F40"/>
    <w:rsid w:val="008D3C25"/>
    <w:rsid w:val="008E02C7"/>
    <w:rsid w:val="008E20F1"/>
    <w:rsid w:val="008E2EAB"/>
    <w:rsid w:val="008E5F0C"/>
    <w:rsid w:val="008F246E"/>
    <w:rsid w:val="008F4643"/>
    <w:rsid w:val="00902ED6"/>
    <w:rsid w:val="00905009"/>
    <w:rsid w:val="00910CEB"/>
    <w:rsid w:val="009167A2"/>
    <w:rsid w:val="00916B50"/>
    <w:rsid w:val="00922D6E"/>
    <w:rsid w:val="00926EA4"/>
    <w:rsid w:val="00933151"/>
    <w:rsid w:val="00935551"/>
    <w:rsid w:val="00940DE0"/>
    <w:rsid w:val="00965221"/>
    <w:rsid w:val="00965471"/>
    <w:rsid w:val="00965A76"/>
    <w:rsid w:val="009672F0"/>
    <w:rsid w:val="00967E5F"/>
    <w:rsid w:val="009776B9"/>
    <w:rsid w:val="00982475"/>
    <w:rsid w:val="00992373"/>
    <w:rsid w:val="0099261F"/>
    <w:rsid w:val="009951EA"/>
    <w:rsid w:val="00997381"/>
    <w:rsid w:val="00997E15"/>
    <w:rsid w:val="009A08B2"/>
    <w:rsid w:val="009A1B16"/>
    <w:rsid w:val="009A2931"/>
    <w:rsid w:val="009A412A"/>
    <w:rsid w:val="009A48BE"/>
    <w:rsid w:val="009A7600"/>
    <w:rsid w:val="009B2151"/>
    <w:rsid w:val="009B63B1"/>
    <w:rsid w:val="009B6C2D"/>
    <w:rsid w:val="009B7C52"/>
    <w:rsid w:val="009C0024"/>
    <w:rsid w:val="009C4255"/>
    <w:rsid w:val="009C45EC"/>
    <w:rsid w:val="009C4963"/>
    <w:rsid w:val="009D32E5"/>
    <w:rsid w:val="009D5B05"/>
    <w:rsid w:val="009E16A5"/>
    <w:rsid w:val="009E2CF6"/>
    <w:rsid w:val="009E42F7"/>
    <w:rsid w:val="009E5ACE"/>
    <w:rsid w:val="009E5EA5"/>
    <w:rsid w:val="009E67E0"/>
    <w:rsid w:val="009E70F3"/>
    <w:rsid w:val="009F2A87"/>
    <w:rsid w:val="009F5AD9"/>
    <w:rsid w:val="00A0066C"/>
    <w:rsid w:val="00A04E8D"/>
    <w:rsid w:val="00A04F30"/>
    <w:rsid w:val="00A05609"/>
    <w:rsid w:val="00A10DDF"/>
    <w:rsid w:val="00A126D1"/>
    <w:rsid w:val="00A12B3A"/>
    <w:rsid w:val="00A1502D"/>
    <w:rsid w:val="00A151E9"/>
    <w:rsid w:val="00A15E0B"/>
    <w:rsid w:val="00A20778"/>
    <w:rsid w:val="00A21046"/>
    <w:rsid w:val="00A22EF3"/>
    <w:rsid w:val="00A240E3"/>
    <w:rsid w:val="00A24613"/>
    <w:rsid w:val="00A25176"/>
    <w:rsid w:val="00A25EC6"/>
    <w:rsid w:val="00A366D2"/>
    <w:rsid w:val="00A37F0C"/>
    <w:rsid w:val="00A407DF"/>
    <w:rsid w:val="00A44257"/>
    <w:rsid w:val="00A44A7F"/>
    <w:rsid w:val="00A46DBA"/>
    <w:rsid w:val="00A46EBF"/>
    <w:rsid w:val="00A51473"/>
    <w:rsid w:val="00A5312F"/>
    <w:rsid w:val="00A534CF"/>
    <w:rsid w:val="00A54D68"/>
    <w:rsid w:val="00A55449"/>
    <w:rsid w:val="00A62CA2"/>
    <w:rsid w:val="00A871BF"/>
    <w:rsid w:val="00A877BD"/>
    <w:rsid w:val="00A933FB"/>
    <w:rsid w:val="00A938C9"/>
    <w:rsid w:val="00A94D56"/>
    <w:rsid w:val="00A950E7"/>
    <w:rsid w:val="00AA0ABE"/>
    <w:rsid w:val="00AA2E9C"/>
    <w:rsid w:val="00AA3890"/>
    <w:rsid w:val="00AA3EBC"/>
    <w:rsid w:val="00AA58B5"/>
    <w:rsid w:val="00AA725E"/>
    <w:rsid w:val="00AB06F8"/>
    <w:rsid w:val="00AB3209"/>
    <w:rsid w:val="00AB4401"/>
    <w:rsid w:val="00AC0519"/>
    <w:rsid w:val="00AC5B1E"/>
    <w:rsid w:val="00AC62EC"/>
    <w:rsid w:val="00AD0EFF"/>
    <w:rsid w:val="00AD35CE"/>
    <w:rsid w:val="00AD5A45"/>
    <w:rsid w:val="00AE0C22"/>
    <w:rsid w:val="00AE1A97"/>
    <w:rsid w:val="00AF216A"/>
    <w:rsid w:val="00AF5232"/>
    <w:rsid w:val="00AF59C8"/>
    <w:rsid w:val="00AF6905"/>
    <w:rsid w:val="00B01C22"/>
    <w:rsid w:val="00B0302F"/>
    <w:rsid w:val="00B0341E"/>
    <w:rsid w:val="00B0375A"/>
    <w:rsid w:val="00B164EB"/>
    <w:rsid w:val="00B20EAA"/>
    <w:rsid w:val="00B230E5"/>
    <w:rsid w:val="00B23404"/>
    <w:rsid w:val="00B2526C"/>
    <w:rsid w:val="00B25BD8"/>
    <w:rsid w:val="00B263C3"/>
    <w:rsid w:val="00B26D75"/>
    <w:rsid w:val="00B27996"/>
    <w:rsid w:val="00B30692"/>
    <w:rsid w:val="00B3149C"/>
    <w:rsid w:val="00B40575"/>
    <w:rsid w:val="00B4088A"/>
    <w:rsid w:val="00B40FF9"/>
    <w:rsid w:val="00B43F6D"/>
    <w:rsid w:val="00B44474"/>
    <w:rsid w:val="00B510AE"/>
    <w:rsid w:val="00B53020"/>
    <w:rsid w:val="00B57799"/>
    <w:rsid w:val="00B632BB"/>
    <w:rsid w:val="00B6524D"/>
    <w:rsid w:val="00B658F2"/>
    <w:rsid w:val="00B676C0"/>
    <w:rsid w:val="00B722D5"/>
    <w:rsid w:val="00B738F9"/>
    <w:rsid w:val="00B75E88"/>
    <w:rsid w:val="00B82721"/>
    <w:rsid w:val="00B83594"/>
    <w:rsid w:val="00B840BA"/>
    <w:rsid w:val="00B84F6D"/>
    <w:rsid w:val="00B865B3"/>
    <w:rsid w:val="00B8787A"/>
    <w:rsid w:val="00B9091C"/>
    <w:rsid w:val="00B91836"/>
    <w:rsid w:val="00B91E49"/>
    <w:rsid w:val="00B92ED5"/>
    <w:rsid w:val="00BA08F5"/>
    <w:rsid w:val="00BA12ED"/>
    <w:rsid w:val="00BA4C42"/>
    <w:rsid w:val="00BA4F60"/>
    <w:rsid w:val="00BA7209"/>
    <w:rsid w:val="00BA766C"/>
    <w:rsid w:val="00BA78BC"/>
    <w:rsid w:val="00BB460E"/>
    <w:rsid w:val="00BB648A"/>
    <w:rsid w:val="00BB73C5"/>
    <w:rsid w:val="00BB7EEF"/>
    <w:rsid w:val="00BC30B1"/>
    <w:rsid w:val="00BC3595"/>
    <w:rsid w:val="00BC3A97"/>
    <w:rsid w:val="00BC70EA"/>
    <w:rsid w:val="00BD0E7B"/>
    <w:rsid w:val="00BD548C"/>
    <w:rsid w:val="00BD7069"/>
    <w:rsid w:val="00BE28E6"/>
    <w:rsid w:val="00BE39DE"/>
    <w:rsid w:val="00BE4462"/>
    <w:rsid w:val="00BE5EFE"/>
    <w:rsid w:val="00BF3D0E"/>
    <w:rsid w:val="00C01C03"/>
    <w:rsid w:val="00C020D7"/>
    <w:rsid w:val="00C02110"/>
    <w:rsid w:val="00C03386"/>
    <w:rsid w:val="00C05146"/>
    <w:rsid w:val="00C1178C"/>
    <w:rsid w:val="00C131E7"/>
    <w:rsid w:val="00C32BD7"/>
    <w:rsid w:val="00C34E4C"/>
    <w:rsid w:val="00C35BDE"/>
    <w:rsid w:val="00C36957"/>
    <w:rsid w:val="00C415F5"/>
    <w:rsid w:val="00C41886"/>
    <w:rsid w:val="00C425FF"/>
    <w:rsid w:val="00C44EED"/>
    <w:rsid w:val="00C46393"/>
    <w:rsid w:val="00C46C0A"/>
    <w:rsid w:val="00C47146"/>
    <w:rsid w:val="00C47622"/>
    <w:rsid w:val="00C505FD"/>
    <w:rsid w:val="00C5196D"/>
    <w:rsid w:val="00C55430"/>
    <w:rsid w:val="00C60A08"/>
    <w:rsid w:val="00C6694E"/>
    <w:rsid w:val="00C72409"/>
    <w:rsid w:val="00C733CC"/>
    <w:rsid w:val="00C74B25"/>
    <w:rsid w:val="00C82A02"/>
    <w:rsid w:val="00C91EFA"/>
    <w:rsid w:val="00C96990"/>
    <w:rsid w:val="00C97FB0"/>
    <w:rsid w:val="00CA0851"/>
    <w:rsid w:val="00CA2CF6"/>
    <w:rsid w:val="00CA2E1E"/>
    <w:rsid w:val="00CA30C2"/>
    <w:rsid w:val="00CA6A55"/>
    <w:rsid w:val="00CB6C63"/>
    <w:rsid w:val="00CC58DD"/>
    <w:rsid w:val="00CC5E46"/>
    <w:rsid w:val="00CC7308"/>
    <w:rsid w:val="00CD247F"/>
    <w:rsid w:val="00CD2A79"/>
    <w:rsid w:val="00CD65BE"/>
    <w:rsid w:val="00CD67C6"/>
    <w:rsid w:val="00CE7B21"/>
    <w:rsid w:val="00CF0A4D"/>
    <w:rsid w:val="00D0009E"/>
    <w:rsid w:val="00D003A1"/>
    <w:rsid w:val="00D02BD0"/>
    <w:rsid w:val="00D03CCA"/>
    <w:rsid w:val="00D041F4"/>
    <w:rsid w:val="00D06530"/>
    <w:rsid w:val="00D11089"/>
    <w:rsid w:val="00D1209B"/>
    <w:rsid w:val="00D155FE"/>
    <w:rsid w:val="00D22CEF"/>
    <w:rsid w:val="00D252FF"/>
    <w:rsid w:val="00D27D0B"/>
    <w:rsid w:val="00D31D60"/>
    <w:rsid w:val="00D35CF4"/>
    <w:rsid w:val="00D412B7"/>
    <w:rsid w:val="00D41968"/>
    <w:rsid w:val="00D425C6"/>
    <w:rsid w:val="00D42F28"/>
    <w:rsid w:val="00D43F4A"/>
    <w:rsid w:val="00D4454A"/>
    <w:rsid w:val="00D45114"/>
    <w:rsid w:val="00D52872"/>
    <w:rsid w:val="00D6248C"/>
    <w:rsid w:val="00D62B49"/>
    <w:rsid w:val="00D6306A"/>
    <w:rsid w:val="00D66278"/>
    <w:rsid w:val="00D67AA2"/>
    <w:rsid w:val="00D721D0"/>
    <w:rsid w:val="00D77053"/>
    <w:rsid w:val="00D808C5"/>
    <w:rsid w:val="00D87905"/>
    <w:rsid w:val="00D90797"/>
    <w:rsid w:val="00D936C1"/>
    <w:rsid w:val="00D9760E"/>
    <w:rsid w:val="00DA226F"/>
    <w:rsid w:val="00DA3E24"/>
    <w:rsid w:val="00DA5B5B"/>
    <w:rsid w:val="00DA6D8F"/>
    <w:rsid w:val="00DA74DA"/>
    <w:rsid w:val="00DB6D82"/>
    <w:rsid w:val="00DC7686"/>
    <w:rsid w:val="00DD056D"/>
    <w:rsid w:val="00DD0D03"/>
    <w:rsid w:val="00DD2056"/>
    <w:rsid w:val="00DD3E64"/>
    <w:rsid w:val="00DD429A"/>
    <w:rsid w:val="00DD594D"/>
    <w:rsid w:val="00DD6999"/>
    <w:rsid w:val="00DD7D1C"/>
    <w:rsid w:val="00DE3335"/>
    <w:rsid w:val="00DE4E83"/>
    <w:rsid w:val="00DE6357"/>
    <w:rsid w:val="00DE63A0"/>
    <w:rsid w:val="00DE7BF4"/>
    <w:rsid w:val="00DF1EE0"/>
    <w:rsid w:val="00DF5523"/>
    <w:rsid w:val="00E0146B"/>
    <w:rsid w:val="00E05B5B"/>
    <w:rsid w:val="00E071B2"/>
    <w:rsid w:val="00E101F5"/>
    <w:rsid w:val="00E25AFE"/>
    <w:rsid w:val="00E27781"/>
    <w:rsid w:val="00E27BCB"/>
    <w:rsid w:val="00E302A3"/>
    <w:rsid w:val="00E30510"/>
    <w:rsid w:val="00E3053C"/>
    <w:rsid w:val="00E30E0C"/>
    <w:rsid w:val="00E35A77"/>
    <w:rsid w:val="00E35FA0"/>
    <w:rsid w:val="00E41DD5"/>
    <w:rsid w:val="00E43A13"/>
    <w:rsid w:val="00E4759B"/>
    <w:rsid w:val="00E477B3"/>
    <w:rsid w:val="00E47906"/>
    <w:rsid w:val="00E53443"/>
    <w:rsid w:val="00E5388E"/>
    <w:rsid w:val="00E552AB"/>
    <w:rsid w:val="00E566FF"/>
    <w:rsid w:val="00E60A56"/>
    <w:rsid w:val="00E66B19"/>
    <w:rsid w:val="00E67CE2"/>
    <w:rsid w:val="00E738CE"/>
    <w:rsid w:val="00E73992"/>
    <w:rsid w:val="00E75243"/>
    <w:rsid w:val="00E76178"/>
    <w:rsid w:val="00E811C9"/>
    <w:rsid w:val="00E835E6"/>
    <w:rsid w:val="00E84A17"/>
    <w:rsid w:val="00E86CDC"/>
    <w:rsid w:val="00E8721B"/>
    <w:rsid w:val="00E91506"/>
    <w:rsid w:val="00E93A22"/>
    <w:rsid w:val="00E93DF9"/>
    <w:rsid w:val="00E9783D"/>
    <w:rsid w:val="00EA0193"/>
    <w:rsid w:val="00EA2650"/>
    <w:rsid w:val="00EA3EAB"/>
    <w:rsid w:val="00EB25A6"/>
    <w:rsid w:val="00EC047D"/>
    <w:rsid w:val="00EC253B"/>
    <w:rsid w:val="00EC4620"/>
    <w:rsid w:val="00EC7E1A"/>
    <w:rsid w:val="00ED0AFF"/>
    <w:rsid w:val="00ED1125"/>
    <w:rsid w:val="00ED28EF"/>
    <w:rsid w:val="00ED3EA4"/>
    <w:rsid w:val="00ED4C95"/>
    <w:rsid w:val="00ED656C"/>
    <w:rsid w:val="00EE0F7A"/>
    <w:rsid w:val="00EE4D38"/>
    <w:rsid w:val="00EF28D6"/>
    <w:rsid w:val="00EF3829"/>
    <w:rsid w:val="00EF643A"/>
    <w:rsid w:val="00EF6F6D"/>
    <w:rsid w:val="00F04685"/>
    <w:rsid w:val="00F055B7"/>
    <w:rsid w:val="00F07F03"/>
    <w:rsid w:val="00F10D31"/>
    <w:rsid w:val="00F2020C"/>
    <w:rsid w:val="00F21CE3"/>
    <w:rsid w:val="00F33BFC"/>
    <w:rsid w:val="00F421A6"/>
    <w:rsid w:val="00F4363F"/>
    <w:rsid w:val="00F43692"/>
    <w:rsid w:val="00F47015"/>
    <w:rsid w:val="00F5315E"/>
    <w:rsid w:val="00F578CC"/>
    <w:rsid w:val="00F57F8C"/>
    <w:rsid w:val="00F62A31"/>
    <w:rsid w:val="00F73E63"/>
    <w:rsid w:val="00F75118"/>
    <w:rsid w:val="00F76B55"/>
    <w:rsid w:val="00F77258"/>
    <w:rsid w:val="00F778C7"/>
    <w:rsid w:val="00F8314D"/>
    <w:rsid w:val="00F83757"/>
    <w:rsid w:val="00F84026"/>
    <w:rsid w:val="00F84E54"/>
    <w:rsid w:val="00F85952"/>
    <w:rsid w:val="00F96ABF"/>
    <w:rsid w:val="00FA520A"/>
    <w:rsid w:val="00FA7D67"/>
    <w:rsid w:val="00FB2E59"/>
    <w:rsid w:val="00FB3311"/>
    <w:rsid w:val="00FB3D29"/>
    <w:rsid w:val="00FB63D0"/>
    <w:rsid w:val="00FC0ED6"/>
    <w:rsid w:val="00FC199C"/>
    <w:rsid w:val="00FC4233"/>
    <w:rsid w:val="00FC541A"/>
    <w:rsid w:val="00FC5927"/>
    <w:rsid w:val="00FC60F4"/>
    <w:rsid w:val="00FD37CA"/>
    <w:rsid w:val="00FD594B"/>
    <w:rsid w:val="00FD7F4F"/>
    <w:rsid w:val="00FE03E3"/>
    <w:rsid w:val="00FE14EE"/>
    <w:rsid w:val="00FE3580"/>
    <w:rsid w:val="00FE41E9"/>
    <w:rsid w:val="00FE5EAD"/>
    <w:rsid w:val="00FE6D9D"/>
    <w:rsid w:val="00FF65AF"/>
    <w:rsid w:val="00FF780F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98B36E2-B49A-4386-ADC0-46BF4D544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82A02"/>
    <w:rPr>
      <w:sz w:val="22"/>
    </w:rPr>
  </w:style>
  <w:style w:type="paragraph" w:styleId="Heading1">
    <w:name w:val="heading 1"/>
    <w:basedOn w:val="Normal"/>
    <w:next w:val="Normal"/>
    <w:link w:val="Heading1Char"/>
    <w:autoRedefine/>
    <w:qFormat/>
    <w:rsid w:val="005330C9"/>
    <w:pPr>
      <w:keepNext/>
      <w:pageBreakBefore/>
      <w:numPr>
        <w:numId w:val="22"/>
      </w:numPr>
      <w:spacing w:after="100" w:afterAutospacing="1" w:line="360" w:lineRule="auto"/>
      <w:outlineLvl w:val="0"/>
    </w:pPr>
    <w:rPr>
      <w:b/>
      <w:bCs/>
      <w:kern w:val="28"/>
      <w:sz w:val="32"/>
      <w:szCs w:val="32"/>
    </w:rPr>
  </w:style>
  <w:style w:type="paragraph" w:styleId="Heading2">
    <w:name w:val="heading 2"/>
    <w:basedOn w:val="Normal"/>
    <w:next w:val="Normal"/>
    <w:qFormat/>
    <w:rsid w:val="00367530"/>
    <w:pPr>
      <w:keepNext/>
      <w:numPr>
        <w:ilvl w:val="1"/>
        <w:numId w:val="22"/>
      </w:numPr>
      <w:spacing w:before="240" w:after="60"/>
      <w:outlineLvl w:val="1"/>
    </w:pPr>
    <w:rPr>
      <w:sz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285CB4"/>
    <w:pPr>
      <w:keepNext/>
      <w:framePr w:hSpace="180" w:wrap="around" w:vAnchor="page" w:hAnchor="margin" w:y="1625"/>
      <w:numPr>
        <w:ilvl w:val="2"/>
        <w:numId w:val="22"/>
      </w:numPr>
      <w:tabs>
        <w:tab w:val="left" w:pos="1530"/>
      </w:tabs>
      <w:spacing w:before="240" w:after="100" w:afterAutospacing="1" w:line="360" w:lineRule="auto"/>
      <w:outlineLvl w:val="2"/>
    </w:pPr>
    <w:rPr>
      <w:b/>
      <w:iCs/>
      <w:sz w:val="24"/>
      <w:szCs w:val="24"/>
    </w:rPr>
  </w:style>
  <w:style w:type="paragraph" w:styleId="Heading4">
    <w:name w:val="heading 4"/>
    <w:basedOn w:val="Normal"/>
    <w:next w:val="Normal"/>
    <w:autoRedefine/>
    <w:qFormat/>
    <w:rsid w:val="00577A82"/>
    <w:pPr>
      <w:keepNext/>
      <w:numPr>
        <w:ilvl w:val="3"/>
        <w:numId w:val="22"/>
      </w:numPr>
      <w:tabs>
        <w:tab w:val="left" w:pos="1980"/>
      </w:tabs>
      <w:spacing w:after="100" w:afterAutospacing="1" w:line="360" w:lineRule="auto"/>
      <w:outlineLvl w:val="3"/>
    </w:pPr>
    <w:rPr>
      <w:b/>
    </w:rPr>
  </w:style>
  <w:style w:type="paragraph" w:styleId="Heading5">
    <w:name w:val="heading 5"/>
    <w:basedOn w:val="Normal"/>
    <w:next w:val="Normal"/>
    <w:qFormat/>
    <w:rsid w:val="004F3943"/>
    <w:pPr>
      <w:numPr>
        <w:ilvl w:val="4"/>
        <w:numId w:val="2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4F3943"/>
    <w:pPr>
      <w:numPr>
        <w:ilvl w:val="5"/>
        <w:numId w:val="22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4F3943"/>
    <w:pPr>
      <w:numPr>
        <w:ilvl w:val="6"/>
        <w:numId w:val="22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4F3943"/>
    <w:pPr>
      <w:numPr>
        <w:ilvl w:val="7"/>
        <w:numId w:val="22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4F3943"/>
    <w:pPr>
      <w:numPr>
        <w:ilvl w:val="8"/>
        <w:numId w:val="2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</w:style>
  <w:style w:type="paragraph" w:customStyle="1" w:styleId="FeedbackNotice">
    <w:name w:val="Feedback Notice"/>
    <w:basedOn w:val="Normal"/>
    <w:next w:val="Heading1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pacing w:before="300" w:line="300" w:lineRule="atLeast"/>
      <w:ind w:left="1440" w:right="1080"/>
    </w:pPr>
    <w:rPr>
      <w:sz w:val="24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ableTitle">
    <w:name w:val="Table Title"/>
    <w:basedOn w:val="Normal"/>
    <w:rPr>
      <w:rFonts w:ascii="Arial Black" w:hAnsi="Arial Black"/>
      <w:b/>
      <w:sz w:val="40"/>
    </w:rPr>
  </w:style>
  <w:style w:type="paragraph" w:customStyle="1" w:styleId="IndexTitle">
    <w:name w:val="Index Title"/>
    <w:basedOn w:val="Normal"/>
    <w:rPr>
      <w:rFonts w:ascii="Arial Black" w:hAnsi="Arial Black"/>
      <w:b/>
      <w:sz w:val="36"/>
    </w:rPr>
  </w:style>
  <w:style w:type="character" w:styleId="PageNumber">
    <w:name w:val="page number"/>
    <w:basedOn w:val="DefaultParagraphFont"/>
  </w:style>
  <w:style w:type="paragraph" w:customStyle="1" w:styleId="TextLevel1Char">
    <w:name w:val="Text Level 1 Char"/>
    <w:basedOn w:val="Normal"/>
    <w:link w:val="TextLevel1CharChar"/>
    <w:autoRedefine/>
    <w:rsid w:val="0064056D"/>
    <w:pPr>
      <w:spacing w:line="360" w:lineRule="auto"/>
    </w:pPr>
    <w:rPr>
      <w:sz w:val="24"/>
    </w:rPr>
  </w:style>
  <w:style w:type="character" w:customStyle="1" w:styleId="TextLevel1CharChar">
    <w:name w:val="Text Level 1 Char Char"/>
    <w:link w:val="TextLevel1Char"/>
    <w:rsid w:val="0064056D"/>
    <w:rPr>
      <w:sz w:val="24"/>
      <w:lang w:val="en-US" w:eastAsia="en-US" w:bidi="ar-SA"/>
    </w:rPr>
  </w:style>
  <w:style w:type="paragraph" w:customStyle="1" w:styleId="TextLevel2">
    <w:name w:val="Text Level 2"/>
    <w:basedOn w:val="Normal"/>
    <w:link w:val="TextLevel2Char"/>
    <w:autoRedefine/>
    <w:rsid w:val="0064056D"/>
    <w:pPr>
      <w:spacing w:after="100" w:afterAutospacing="1" w:line="360" w:lineRule="auto"/>
      <w:ind w:left="930"/>
    </w:pPr>
    <w:rPr>
      <w:sz w:val="24"/>
    </w:rPr>
  </w:style>
  <w:style w:type="character" w:customStyle="1" w:styleId="TextLevel2Char">
    <w:name w:val="Text Level 2 Char"/>
    <w:link w:val="TextLevel2"/>
    <w:rsid w:val="0064056D"/>
    <w:rPr>
      <w:sz w:val="24"/>
      <w:lang w:val="en-US" w:eastAsia="en-US" w:bidi="ar-SA"/>
    </w:rPr>
  </w:style>
  <w:style w:type="paragraph" w:customStyle="1" w:styleId="TextLevel3">
    <w:name w:val="Text Level 3"/>
    <w:basedOn w:val="Normal"/>
    <w:pPr>
      <w:ind w:left="1080"/>
    </w:pPr>
    <w:rPr>
      <w:sz w:val="24"/>
    </w:rPr>
  </w:style>
  <w:style w:type="paragraph" w:styleId="TOC1">
    <w:name w:val="toc 1"/>
    <w:basedOn w:val="Normal"/>
    <w:next w:val="Normal"/>
    <w:autoRedefine/>
    <w:uiPriority w:val="39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pPr>
      <w:ind w:left="220"/>
    </w:pPr>
    <w:rPr>
      <w:smallCaps/>
      <w:sz w:val="20"/>
    </w:rPr>
  </w:style>
  <w:style w:type="paragraph" w:styleId="TOC3">
    <w:name w:val="toc 3"/>
    <w:basedOn w:val="Normal"/>
    <w:next w:val="Normal"/>
    <w:autoRedefine/>
    <w:uiPriority w:val="39"/>
    <w:rsid w:val="008E2EAB"/>
    <w:pPr>
      <w:tabs>
        <w:tab w:val="left" w:pos="1080"/>
        <w:tab w:val="right" w:leader="dot" w:pos="8990"/>
      </w:tabs>
      <w:ind w:left="440"/>
    </w:pPr>
    <w:rPr>
      <w:i/>
      <w:iCs/>
      <w:sz w:val="20"/>
    </w:rPr>
  </w:style>
  <w:style w:type="paragraph" w:styleId="TOC4">
    <w:name w:val="toc 4"/>
    <w:basedOn w:val="Normal"/>
    <w:next w:val="Normal"/>
    <w:autoRedefine/>
    <w:semiHidden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760"/>
    </w:pPr>
    <w:rPr>
      <w:sz w:val="18"/>
      <w:szCs w:val="18"/>
    </w:rPr>
  </w:style>
  <w:style w:type="paragraph" w:customStyle="1" w:styleId="TableText">
    <w:name w:val="Table Text"/>
    <w:basedOn w:val="Normal"/>
    <w:pPr>
      <w:spacing w:before="60" w:after="60"/>
    </w:pPr>
  </w:style>
  <w:style w:type="paragraph" w:customStyle="1" w:styleId="TableSubhead">
    <w:name w:val="Table Subhead"/>
    <w:basedOn w:val="Normal"/>
    <w:autoRedefine/>
    <w:pPr>
      <w:keepNext/>
      <w:keepLines/>
      <w:spacing w:before="60" w:after="60"/>
      <w:jc w:val="center"/>
    </w:pPr>
    <w:rPr>
      <w:b/>
      <w:bCs/>
      <w:sz w:val="24"/>
    </w:rPr>
  </w:style>
  <w:style w:type="paragraph" w:customStyle="1" w:styleId="TableHeading">
    <w:name w:val="Table Heading"/>
    <w:autoRedefine/>
    <w:pPr>
      <w:keepNext/>
      <w:keepLines/>
      <w:spacing w:before="60" w:after="60"/>
      <w:jc w:val="center"/>
    </w:pPr>
    <w:rPr>
      <w:b/>
      <w:bCs/>
      <w:sz w:val="28"/>
    </w:rPr>
  </w:style>
  <w:style w:type="paragraph" w:customStyle="1" w:styleId="FigureLabel">
    <w:name w:val="Figure Label"/>
    <w:basedOn w:val="TextLevel1Char"/>
    <w:pPr>
      <w:jc w:val="center"/>
    </w:pPr>
    <w:rPr>
      <w:rFonts w:ascii="Arial Black" w:hAnsi="Arial Black"/>
      <w:sz w:val="20"/>
    </w:rPr>
  </w:style>
  <w:style w:type="paragraph" w:styleId="TableofFigures">
    <w:name w:val="table of figures"/>
    <w:basedOn w:val="Normal"/>
    <w:next w:val="Normal"/>
    <w:semiHidden/>
    <w:pPr>
      <w:ind w:left="400" w:hanging="400"/>
    </w:pPr>
    <w:rPr>
      <w:smallCaps/>
    </w:rPr>
  </w:style>
  <w:style w:type="paragraph" w:styleId="BalloonText">
    <w:name w:val="Balloon Text"/>
    <w:basedOn w:val="Normal"/>
    <w:semiHidden/>
    <w:rsid w:val="00DD7D1C"/>
    <w:rPr>
      <w:rFonts w:ascii="Tahoma" w:hAnsi="Tahoma" w:cs="Tahoma"/>
      <w:sz w:val="16"/>
      <w:szCs w:val="16"/>
    </w:rPr>
  </w:style>
  <w:style w:type="paragraph" w:styleId="Title">
    <w:name w:val="Title"/>
    <w:basedOn w:val="Normal"/>
    <w:autoRedefine/>
    <w:qFormat/>
    <w:rsid w:val="00B738F9"/>
    <w:pPr>
      <w:tabs>
        <w:tab w:val="left" w:pos="9360"/>
      </w:tabs>
      <w:spacing w:before="240" w:after="100" w:afterAutospacing="1" w:line="360" w:lineRule="auto"/>
      <w:jc w:val="center"/>
      <w:outlineLvl w:val="0"/>
    </w:pPr>
    <w:rPr>
      <w:b/>
      <w:bCs/>
      <w:kern w:val="28"/>
      <w:sz w:val="48"/>
      <w:szCs w:val="48"/>
    </w:rPr>
  </w:style>
  <w:style w:type="paragraph" w:customStyle="1" w:styleId="StyleHeading2TimesNewRoman">
    <w:name w:val="Style Heading 2 + Times New Roman"/>
    <w:basedOn w:val="Heading2"/>
    <w:rsid w:val="000B381B"/>
    <w:pPr>
      <w:numPr>
        <w:ilvl w:val="0"/>
        <w:numId w:val="0"/>
      </w:numPr>
      <w:tabs>
        <w:tab w:val="num" w:pos="1480"/>
      </w:tabs>
      <w:ind w:left="832" w:hanging="432"/>
    </w:pPr>
    <w:rPr>
      <w:bCs/>
    </w:rPr>
  </w:style>
  <w:style w:type="character" w:styleId="Hyperlink">
    <w:name w:val="Hyperlink"/>
    <w:uiPriority w:val="99"/>
    <w:rsid w:val="00832BDB"/>
    <w:rPr>
      <w:color w:val="0000FF"/>
      <w:u w:val="single"/>
    </w:rPr>
  </w:style>
  <w:style w:type="character" w:styleId="FollowedHyperlink">
    <w:name w:val="FollowedHyperlink"/>
    <w:rsid w:val="00832BDB"/>
    <w:rPr>
      <w:color w:val="606420"/>
      <w:u w:val="single"/>
    </w:rPr>
  </w:style>
  <w:style w:type="paragraph" w:customStyle="1" w:styleId="Bullet">
    <w:name w:val="Bullet"/>
    <w:basedOn w:val="Normal"/>
    <w:rsid w:val="00223841"/>
    <w:pPr>
      <w:spacing w:before="100" w:line="300" w:lineRule="atLeast"/>
      <w:ind w:left="2160" w:hanging="360"/>
    </w:pPr>
    <w:rPr>
      <w:sz w:val="24"/>
    </w:rPr>
  </w:style>
  <w:style w:type="paragraph" w:customStyle="1" w:styleId="LeadParagraph">
    <w:name w:val="Lead Paragraph"/>
    <w:basedOn w:val="Normal"/>
    <w:next w:val="Normal"/>
    <w:rsid w:val="00754481"/>
    <w:pPr>
      <w:spacing w:before="60" w:line="300" w:lineRule="atLeast"/>
      <w:ind w:left="1440"/>
    </w:pPr>
    <w:rPr>
      <w:sz w:val="24"/>
    </w:rPr>
  </w:style>
  <w:style w:type="paragraph" w:styleId="BodyText">
    <w:name w:val="Body Text"/>
    <w:basedOn w:val="Normal"/>
    <w:rsid w:val="0080433F"/>
    <w:pPr>
      <w:spacing w:after="120" w:line="360" w:lineRule="auto"/>
      <w:jc w:val="both"/>
    </w:pPr>
  </w:style>
  <w:style w:type="paragraph" w:customStyle="1" w:styleId="HeadingA">
    <w:name w:val="Heading A"/>
    <w:aliases w:val="Step Roman"/>
    <w:basedOn w:val="Heading9"/>
    <w:rsid w:val="00B20EAA"/>
    <w:pPr>
      <w:numPr>
        <w:ilvl w:val="0"/>
        <w:numId w:val="0"/>
      </w:numPr>
      <w:tabs>
        <w:tab w:val="left" w:pos="1800"/>
      </w:tabs>
      <w:spacing w:before="0" w:after="120" w:line="260" w:lineRule="exact"/>
      <w:ind w:left="2880" w:hanging="1800"/>
      <w:outlineLvl w:val="9"/>
    </w:pPr>
    <w:rPr>
      <w:rFonts w:ascii="Times New Roman" w:hAnsi="Times New Roman" w:cs="Times New Roman"/>
      <w:szCs w:val="20"/>
    </w:rPr>
  </w:style>
  <w:style w:type="paragraph" w:styleId="Caption">
    <w:name w:val="caption"/>
    <w:basedOn w:val="Normal"/>
    <w:next w:val="Normal"/>
    <w:qFormat/>
    <w:rsid w:val="006A735E"/>
    <w:pPr>
      <w:spacing w:before="120" w:after="120" w:afterAutospacing="1" w:line="360" w:lineRule="auto"/>
    </w:pPr>
    <w:rPr>
      <w:b/>
      <w:bCs/>
    </w:rPr>
  </w:style>
  <w:style w:type="paragraph" w:customStyle="1" w:styleId="StyleHeading411ptLeftAfter5ptLinespacing15lin">
    <w:name w:val="Style Heading 4 + 11 pt Left After:  5 pt Line spacing:  1.5 lin..."/>
    <w:basedOn w:val="Heading4"/>
    <w:autoRedefine/>
    <w:rsid w:val="000E4814"/>
    <w:pPr>
      <w:ind w:left="900" w:hanging="58"/>
    </w:pPr>
    <w:rPr>
      <w:bCs/>
    </w:rPr>
  </w:style>
  <w:style w:type="paragraph" w:styleId="FootnoteText">
    <w:name w:val="footnote text"/>
    <w:basedOn w:val="Normal"/>
    <w:semiHidden/>
    <w:rsid w:val="00C733CC"/>
    <w:rPr>
      <w:sz w:val="20"/>
    </w:rPr>
  </w:style>
  <w:style w:type="character" w:styleId="FootnoteReference">
    <w:name w:val="footnote reference"/>
    <w:semiHidden/>
    <w:rsid w:val="00C733CC"/>
    <w:rPr>
      <w:vertAlign w:val="superscript"/>
    </w:rPr>
  </w:style>
  <w:style w:type="character" w:customStyle="1" w:styleId="Heading1Char">
    <w:name w:val="Heading 1 Char"/>
    <w:link w:val="Heading1"/>
    <w:rsid w:val="005330C9"/>
    <w:rPr>
      <w:b/>
      <w:bCs/>
      <w:kern w:val="28"/>
      <w:sz w:val="32"/>
      <w:szCs w:val="32"/>
    </w:rPr>
  </w:style>
  <w:style w:type="character" w:customStyle="1" w:styleId="Heading3Char">
    <w:name w:val="Heading 3 Char"/>
    <w:link w:val="Heading3"/>
    <w:rsid w:val="00285CB4"/>
    <w:rPr>
      <w:b/>
      <w:iCs/>
      <w:sz w:val="24"/>
      <w:szCs w:val="24"/>
    </w:rPr>
  </w:style>
  <w:style w:type="paragraph" w:customStyle="1" w:styleId="TOCBase">
    <w:name w:val="TOC Base"/>
    <w:basedOn w:val="Normal"/>
    <w:rsid w:val="00DE3335"/>
    <w:pPr>
      <w:tabs>
        <w:tab w:val="right" w:leader="dot" w:pos="6480"/>
      </w:tabs>
      <w:spacing w:after="240" w:line="240" w:lineRule="atLeast"/>
    </w:pPr>
    <w:rPr>
      <w:rFonts w:ascii="Arial" w:hAnsi="Arial"/>
      <w:spacing w:val="-5"/>
      <w:sz w:val="20"/>
    </w:rPr>
  </w:style>
  <w:style w:type="table" w:styleId="TableGrid">
    <w:name w:val="Table Grid"/>
    <w:basedOn w:val="TableNormal"/>
    <w:rsid w:val="00DE3335"/>
    <w:pPr>
      <w:ind w:left="108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251EED"/>
    <w:pPr>
      <w:numPr>
        <w:numId w:val="3"/>
      </w:numPr>
    </w:pPr>
  </w:style>
  <w:style w:type="numbering" w:styleId="1ai">
    <w:name w:val="Outline List 1"/>
    <w:basedOn w:val="NoList"/>
    <w:semiHidden/>
    <w:rsid w:val="00251EED"/>
    <w:pPr>
      <w:numPr>
        <w:numId w:val="4"/>
      </w:numPr>
    </w:pPr>
  </w:style>
  <w:style w:type="paragraph" w:styleId="MessageHeader">
    <w:name w:val="Message Header"/>
    <w:basedOn w:val="Normal"/>
    <w:rsid w:val="00E835E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BodyTextIndent">
    <w:name w:val="Body Text Indent"/>
    <w:basedOn w:val="Normal"/>
    <w:rsid w:val="00E835E6"/>
    <w:pPr>
      <w:spacing w:after="120"/>
      <w:ind w:left="360"/>
    </w:pPr>
  </w:style>
  <w:style w:type="paragraph" w:styleId="Subtitle">
    <w:name w:val="Subtitle"/>
    <w:basedOn w:val="Normal"/>
    <w:qFormat/>
    <w:rsid w:val="00E835E6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DocumentMap">
    <w:name w:val="Document Map"/>
    <w:basedOn w:val="Normal"/>
    <w:semiHidden/>
    <w:rsid w:val="003C2783"/>
    <w:pPr>
      <w:shd w:val="clear" w:color="auto" w:fill="000080"/>
    </w:pPr>
    <w:rPr>
      <w:rFonts w:ascii="Tahoma" w:hAnsi="Tahoma" w:cs="Tahoma"/>
      <w:sz w:val="20"/>
    </w:rPr>
  </w:style>
  <w:style w:type="paragraph" w:customStyle="1" w:styleId="Footnote">
    <w:name w:val="Footnote"/>
    <w:basedOn w:val="Normal"/>
    <w:rsid w:val="00F8314D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leader="dot" w:pos="8640"/>
        <w:tab w:val="right" w:pos="9360"/>
      </w:tabs>
      <w:spacing w:after="100" w:afterAutospacing="1" w:line="240" w:lineRule="atLeast"/>
    </w:pPr>
    <w:rPr>
      <w:rFonts w:ascii="Courier-WP" w:hAnsi="Courier-WP"/>
      <w:color w:val="000000"/>
      <w:sz w:val="24"/>
    </w:rPr>
  </w:style>
  <w:style w:type="paragraph" w:styleId="NormalWeb">
    <w:name w:val="Normal (Web)"/>
    <w:basedOn w:val="Normal"/>
    <w:rsid w:val="003341E6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character" w:styleId="Strong">
    <w:name w:val="Strong"/>
    <w:qFormat/>
    <w:rsid w:val="003341E6"/>
    <w:rPr>
      <w:b/>
      <w:bCs/>
    </w:rPr>
  </w:style>
  <w:style w:type="paragraph" w:styleId="Index1">
    <w:name w:val="index 1"/>
    <w:basedOn w:val="Normal"/>
    <w:next w:val="Normal"/>
    <w:autoRedefine/>
    <w:semiHidden/>
    <w:rsid w:val="00CD67C6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CD67C6"/>
    <w:pPr>
      <w:spacing w:before="240"/>
      <w:ind w:left="720"/>
    </w:pPr>
    <w:rPr>
      <w:sz w:val="20"/>
    </w:rPr>
  </w:style>
  <w:style w:type="paragraph" w:customStyle="1" w:styleId="ListOrdered2">
    <w:name w:val="List:Ordered 2"/>
    <w:basedOn w:val="Normal"/>
    <w:rsid w:val="004D2389"/>
    <w:pPr>
      <w:spacing w:before="120"/>
      <w:ind w:left="1440" w:hanging="360"/>
    </w:pPr>
    <w:rPr>
      <w:rFonts w:ascii="Arial" w:hAnsi="Arial"/>
      <w:sz w:val="20"/>
    </w:rPr>
  </w:style>
  <w:style w:type="paragraph" w:styleId="HTMLPreformatted">
    <w:name w:val="HTML Preformatted"/>
    <w:basedOn w:val="Normal"/>
    <w:rsid w:val="002175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SimSun" w:hAnsi="Courier New" w:cs="Courier New"/>
      <w:color w:val="000000"/>
      <w:sz w:val="20"/>
      <w:lang w:eastAsia="zh-CN"/>
    </w:rPr>
  </w:style>
  <w:style w:type="table" w:styleId="TableGrid3">
    <w:name w:val="Table Grid 3"/>
    <w:basedOn w:val="TableNormal"/>
    <w:rsid w:val="00997381"/>
    <w:rPr>
      <w:rFonts w:eastAsia="SimSu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ocfigure">
    <w:name w:val="tocfigure"/>
    <w:basedOn w:val="Normal"/>
    <w:rsid w:val="00997381"/>
    <w:pPr>
      <w:tabs>
        <w:tab w:val="left" w:pos="1440"/>
        <w:tab w:val="right" w:leader="dot" w:pos="9000"/>
      </w:tabs>
      <w:spacing w:after="120"/>
    </w:pPr>
    <w:rPr>
      <w:b/>
      <w:caps/>
      <w:sz w:val="20"/>
    </w:rPr>
  </w:style>
  <w:style w:type="character" w:styleId="UnresolvedMention">
    <w:name w:val="Unresolved Mention"/>
    <w:uiPriority w:val="99"/>
    <w:semiHidden/>
    <w:unhideWhenUsed/>
    <w:rsid w:val="006F102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0A56"/>
    <w:pPr>
      <w:ind w:left="720"/>
      <w:contextualSpacing/>
    </w:pPr>
    <w:rPr>
      <w:rFonts w:ascii="Calibri" w:eastAsia="Calibri" w:hAns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kaggle.com/ramamet4/app-store-apple-data-set-10k-app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lava18/google-play-store-app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30DB68-B079-4D99-924C-0E781774F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SPS Test Report.doc</vt:lpstr>
    </vt:vector>
  </TitlesOfParts>
  <Company>Oracle Corporation</Company>
  <LinksUpToDate>false</LinksUpToDate>
  <CharactersWithSpaces>2467</CharactersWithSpaces>
  <SharedDoc>false</SharedDoc>
  <HLinks>
    <vt:vector size="42" baseType="variant">
      <vt:variant>
        <vt:i4>458779</vt:i4>
      </vt:variant>
      <vt:variant>
        <vt:i4>39</vt:i4>
      </vt:variant>
      <vt:variant>
        <vt:i4>0</vt:i4>
      </vt:variant>
      <vt:variant>
        <vt:i4>5</vt:i4>
      </vt:variant>
      <vt:variant>
        <vt:lpwstr>https://www.kaggle.com/ramamet4/app-store-apple-data-set-10k-apps</vt:lpwstr>
      </vt:variant>
      <vt:variant>
        <vt:lpwstr/>
      </vt:variant>
      <vt:variant>
        <vt:i4>5767234</vt:i4>
      </vt:variant>
      <vt:variant>
        <vt:i4>36</vt:i4>
      </vt:variant>
      <vt:variant>
        <vt:i4>0</vt:i4>
      </vt:variant>
      <vt:variant>
        <vt:i4>5</vt:i4>
      </vt:variant>
      <vt:variant>
        <vt:lpwstr>https://www.kaggle.com/lava18/google-play-store-apps</vt:lpwstr>
      </vt:variant>
      <vt:variant>
        <vt:lpwstr/>
      </vt:variant>
      <vt:variant>
        <vt:i4>2162696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_Toc8066605</vt:lpwstr>
      </vt:variant>
      <vt:variant>
        <vt:i4>2162696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_Toc8066603</vt:lpwstr>
      </vt:variant>
      <vt:variant>
        <vt:i4>2162696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_Toc8066601</vt:lpwstr>
      </vt:variant>
      <vt:variant>
        <vt:i4>2621451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_Toc8066598</vt:lpwstr>
      </vt:variant>
      <vt:variant>
        <vt:i4>2621451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_Toc8066597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SPS Test Report.doc</dc:title>
  <dc:subject>LNP 3 Transit (SPS) test complete</dc:subject>
  <dc:creator>Davis, Ken3</dc:creator>
  <cp:keywords/>
  <cp:lastModifiedBy>Jonas Haskins</cp:lastModifiedBy>
  <cp:revision>3</cp:revision>
  <cp:lastPrinted>2004-10-04T22:12:00Z</cp:lastPrinted>
  <dcterms:created xsi:type="dcterms:W3CDTF">2019-05-12T02:17:00Z</dcterms:created>
  <dcterms:modified xsi:type="dcterms:W3CDTF">2019-05-12T02:17:00Z</dcterms:modified>
</cp:coreProperties>
</file>